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5120.0" w:type="dxa"/>
        <w:jc w:val="center"/>
        <w:tblLayout w:type="fixed"/>
        <w:tblLook w:val="0600"/>
      </w:tblPr>
      <w:tblGrid>
        <w:gridCol w:w="3355"/>
        <w:gridCol w:w="3364"/>
        <w:gridCol w:w="3364"/>
        <w:gridCol w:w="5037"/>
        <w:tblGridChange w:id="0">
          <w:tblGrid>
            <w:gridCol w:w="3355"/>
            <w:gridCol w:w="3364"/>
            <w:gridCol w:w="3364"/>
            <w:gridCol w:w="5037"/>
          </w:tblGrid>
        </w:tblGridChange>
      </w:tblGrid>
      <w:tr>
        <w:trPr>
          <w:cantSplit w:val="0"/>
          <w:trHeight w:val="3690" w:hRule="atLeast"/>
          <w:tblHeader w:val="0"/>
        </w:trPr>
        <w:tc>
          <w:tcPr>
            <w:shd w:fill="ff99ff" w:val="clear"/>
          </w:tcPr>
          <w:p w:rsidR="00000000" w:rsidDel="00000000" w:rsidP="00000000" w:rsidRDefault="00000000" w:rsidRPr="00000000" w14:paraId="00000002">
            <w:pPr>
              <w:pStyle w:val="Heading1"/>
              <w:ind w:firstLine="142"/>
              <w:rPr/>
            </w:pPr>
            <w:r w:rsidDel="00000000" w:rsidR="00000000" w:rsidRPr="00000000">
              <w:rPr>
                <w:rtl w:val="0"/>
              </w:rPr>
              <w:t xml:space="preserve">READING READINESS</w:t>
            </w:r>
          </w:p>
          <w:p w:rsidR="00000000" w:rsidDel="00000000" w:rsidP="00000000" w:rsidRDefault="00000000" w:rsidRPr="00000000" w14:paraId="00000003">
            <w:pPr>
              <w:ind w:left="0" w:right="0" w:firstLine="0"/>
              <w:rPr/>
            </w:pPr>
            <w:r w:rsidDel="00000000" w:rsidR="00000000" w:rsidRPr="00000000">
              <w:rPr>
                <w:rtl w:val="0"/>
              </w:rPr>
              <w:t xml:space="preserve">This is not a </w:t>
            </w:r>
            <w:sdt>
              <w:sdtPr>
                <w:tag w:val="goog_rdk_0"/>
              </w:sdtPr>
              <w:sdtContent>
                <w:ins w:author="Jacky Haynes" w:id="0" w:date="2024-10-18T10:37:09Z">
                  <w:r w:rsidDel="00000000" w:rsidR="00000000" w:rsidRPr="00000000">
                    <w:rPr>
                      <w:rtl w:val="0"/>
                    </w:rPr>
                    <w:t xml:space="preserve">r</w:t>
                  </w:r>
                </w:ins>
              </w:sdtContent>
            </w:sdt>
            <w:sdt>
              <w:sdtPr>
                <w:tag w:val="goog_rdk_1"/>
              </w:sdtPr>
              <w:sdtContent>
                <w:del w:author="Jacky Haynes" w:id="0" w:date="2024-10-18T10:37:09Z"/>
                <w:sdt>
                  <w:sdtPr>
                    <w:tag w:val="goog_rdk_2"/>
                  </w:sdtPr>
                  <w:sdtContent>
                    <w:commentRangeStart w:id="0"/>
                  </w:sdtContent>
                </w:sdt>
                <w:del w:author="Jacky Haynes" w:id="0" w:date="2024-10-18T10:37:09Z">
                  <w:r w:rsidDel="00000000" w:rsidR="00000000" w:rsidRPr="00000000">
                    <w:rPr>
                      <w:rtl w:val="0"/>
                    </w:rPr>
                    <w:delText xml:space="preserve">R</w:delText>
                  </w:r>
                </w:del>
              </w:sdtContent>
            </w:sdt>
            <w:r w:rsidDel="00000000" w:rsidR="00000000" w:rsidRPr="00000000">
              <w:rPr>
                <w:rtl w:val="0"/>
              </w:rPr>
              <w:t xml:space="preserve">eading</w:t>
            </w:r>
            <w:commentRangeEnd w:id="0"/>
            <w:r w:rsidDel="00000000" w:rsidR="00000000" w:rsidRPr="00000000">
              <w:commentReference w:id="0"/>
            </w:r>
            <w:r w:rsidDel="00000000" w:rsidR="00000000" w:rsidRPr="00000000">
              <w:rPr>
                <w:rtl w:val="0"/>
              </w:rPr>
              <w:t xml:space="preserve"> programme but rather one that will get them ready for </w:t>
            </w:r>
            <w:sdt>
              <w:sdtPr>
                <w:tag w:val="goog_rdk_3"/>
              </w:sdtPr>
              <w:sdtContent>
                <w:ins w:author="Jacky Haynes" w:id="1" w:date="2024-10-18T10:37:16Z">
                  <w:r w:rsidDel="00000000" w:rsidR="00000000" w:rsidRPr="00000000">
                    <w:rPr>
                      <w:rtl w:val="0"/>
                    </w:rPr>
                    <w:t xml:space="preserve">r</w:t>
                  </w:r>
                </w:ins>
              </w:sdtContent>
            </w:sdt>
            <w:sdt>
              <w:sdtPr>
                <w:tag w:val="goog_rdk_4"/>
              </w:sdtPr>
              <w:sdtContent>
                <w:del w:author="Jacky Haynes" w:id="1" w:date="2024-10-18T10:37:16Z"/>
                <w:sdt>
                  <w:sdtPr>
                    <w:tag w:val="goog_rdk_5"/>
                  </w:sdtPr>
                  <w:sdtContent>
                    <w:commentRangeStart w:id="1"/>
                  </w:sdtContent>
                </w:sdt>
                <w:del w:author="Jacky Haynes" w:id="1" w:date="2024-10-18T10:37:16Z">
                  <w:sdt>
                    <w:sdtPr>
                      <w:tag w:val="goog_rdk_6"/>
                    </w:sdtPr>
                    <w:sdtContent>
                      <w:commentRangeStart w:id="2"/>
                    </w:sdtContent>
                  </w:sdt>
                  <w:r w:rsidDel="00000000" w:rsidR="00000000" w:rsidRPr="00000000">
                    <w:rPr>
                      <w:rtl w:val="0"/>
                    </w:rPr>
                    <w:delText xml:space="preserve">R</w:delText>
                  </w:r>
                </w:del>
              </w:sdtContent>
            </w:sdt>
            <w:r w:rsidDel="00000000" w:rsidR="00000000" w:rsidRPr="00000000">
              <w:rPr>
                <w:rtl w:val="0"/>
              </w:rPr>
              <w:t xml:space="preserve">eading</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far more easily in Grade 1. It lays a firm foundation for learning later in life. It is a specific series of lessons that works with any phonics programmes such as Letterland, Thrass or Jolly Phonics.</w:t>
            </w:r>
          </w:p>
        </w:tc>
        <w:tc>
          <w:tcPr>
            <w:shd w:fill="515360" w:val="clear"/>
          </w:tcPr>
          <w:p w:rsidR="00000000" w:rsidDel="00000000" w:rsidP="00000000" w:rsidRDefault="00000000" w:rsidRPr="00000000" w14:paraId="00000004">
            <w:pPr>
              <w:pStyle w:val="Heading1"/>
              <w:ind w:firstLine="142"/>
              <w:rPr>
                <w:color w:val="808080"/>
              </w:rPr>
            </w:pPr>
            <w:r w:rsidDel="00000000" w:rsidR="00000000" w:rsidRPr="00000000">
              <w:rPr>
                <w:rtl w:val="0"/>
              </w:rPr>
              <w:t xml:space="preserve">Neuro Dynamix</w:t>
            </w: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Growing research proves that children move less for various reasons which creates barriers to learning.  It is a unique programme that rewires the </w:t>
            </w:r>
            <w:sdt>
              <w:sdtPr>
                <w:tag w:val="goog_rdk_7"/>
              </w:sdtPr>
              <w:sdtContent>
                <w:commentRangeStart w:id="3"/>
              </w:sdtContent>
            </w:sdt>
            <w:r w:rsidDel="00000000" w:rsidR="00000000" w:rsidRPr="00000000">
              <w:rPr>
                <w:rtl w:val="0"/>
              </w:rPr>
              <w:t xml:space="preserve">neuro pathways</w:t>
            </w:r>
            <w:commentRangeEnd w:id="3"/>
            <w:r w:rsidDel="00000000" w:rsidR="00000000" w:rsidRPr="00000000">
              <w:commentReference w:id="3"/>
            </w:r>
            <w:r w:rsidDel="00000000" w:rsidR="00000000" w:rsidRPr="00000000">
              <w:rPr>
                <w:rtl w:val="0"/>
              </w:rPr>
              <w:t xml:space="preserve"> to the brain using specific movements targeting the senses, the vestibular system, proprioception</w:t>
            </w:r>
            <w:sdt>
              <w:sdtPr>
                <w:tag w:val="goog_rdk_8"/>
              </w:sdtPr>
              <w:sdtContent>
                <w:commentRangeStart w:id="4"/>
              </w:sdtContent>
            </w:sdt>
            <w:r w:rsidDel="00000000" w:rsidR="00000000" w:rsidRPr="00000000">
              <w:rPr>
                <w:rtl w:val="0"/>
              </w:rPr>
              <w:t xml:space="preserve"> </w:t>
            </w:r>
            <w:commentRangeEnd w:id="4"/>
            <w:r w:rsidDel="00000000" w:rsidR="00000000" w:rsidRPr="00000000">
              <w:commentReference w:id="4"/>
            </w:r>
            <w:r w:rsidDel="00000000" w:rsidR="00000000" w:rsidRPr="00000000">
              <w:rPr>
                <w:rtl w:val="0"/>
              </w:rPr>
              <w:t xml:space="preserve">and Kinesis. It is done in </w:t>
            </w:r>
            <w:sdt>
              <w:sdtPr>
                <w:tag w:val="goog_rdk_9"/>
              </w:sdtPr>
              <w:sdtContent>
                <w:commentRangeStart w:id="5"/>
              </w:sdtContent>
            </w:sdt>
            <w:sdt>
              <w:sdtPr>
                <w:tag w:val="goog_rdk_10"/>
              </w:sdtPr>
              <w:sdtContent>
                <w:commentRangeStart w:id="6"/>
              </w:sdtContent>
            </w:sdt>
            <w:sdt>
              <w:sdtPr>
                <w:tag w:val="goog_rdk_11"/>
              </w:sdtPr>
              <w:sdtContent>
                <w:commentRangeStart w:id="7"/>
              </w:sdtContent>
            </w:sdt>
            <w:r w:rsidDel="00000000" w:rsidR="00000000" w:rsidRPr="00000000">
              <w:rPr>
                <w:rtl w:val="0"/>
              </w:rPr>
              <w:t xml:space="preserve">Collaberation</w:t>
            </w:r>
            <w:sdt>
              <w:sdtPr>
                <w:tag w:val="goog_rdk_12"/>
              </w:sdtPr>
              <w:sdtContent>
                <w:ins w:author="Jacky Haynes" w:id="2" w:date="2024-10-18T10:37:45Z">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w:t>
                  </w:r>
                </w:ins>
              </w:sdtContent>
            </w:sdt>
            <w:r w:rsidDel="00000000" w:rsidR="00000000" w:rsidRPr="00000000">
              <w:rPr>
                <w:rtl w:val="0"/>
              </w:rPr>
              <w:t xml:space="preserve"> with the Mind Moves Institute.</w:t>
            </w:r>
          </w:p>
        </w:tc>
        <w:tc>
          <w:tcPr/>
          <w:p w:rsidR="00000000" w:rsidDel="00000000" w:rsidP="00000000" w:rsidRDefault="00000000" w:rsidRPr="00000000" w14:paraId="00000006">
            <w:pPr>
              <w:pStyle w:val="Heading2"/>
              <w:spacing w:before="120" w:lineRule="auto"/>
              <w:ind w:firstLine="142"/>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426" w:right="403" w:firstLine="0"/>
              <w:jc w:val="center"/>
              <w:rPr>
                <w:rFonts w:ascii="Georgia" w:cs="Georgia" w:eastAsia="Georgia" w:hAnsi="Georgia"/>
                <w:b w:val="0"/>
                <w:i w:val="1"/>
                <w:smallCaps w:val="0"/>
                <w:strike w:val="0"/>
                <w:color w:val="515360"/>
                <w:sz w:val="26"/>
                <w:szCs w:val="26"/>
                <w:u w:val="none"/>
                <w:shd w:fill="auto" w:val="clear"/>
                <w:vertAlign w:val="baseline"/>
              </w:rPr>
            </w:pPr>
            <w:r w:rsidDel="00000000" w:rsidR="00000000" w:rsidRPr="00000000">
              <w:rPr>
                <w:rFonts w:ascii="Georgia" w:cs="Georgia" w:eastAsia="Georgia" w:hAnsi="Georgia"/>
                <w:b w:val="0"/>
                <w:i w:val="1"/>
                <w:smallCaps w:val="0"/>
                <w:strike w:val="0"/>
                <w:color w:val="515360"/>
                <w:sz w:val="26"/>
                <w:szCs w:val="26"/>
                <w:u w:val="none"/>
                <w:shd w:fill="auto" w:val="clear"/>
                <w:vertAlign w:val="baseline"/>
                <w:rtl w:val="0"/>
              </w:rPr>
              <w:t xml:space="preserve">“Children Moving Purposely makes positive contributions to Knowledge of self and the environment”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426" w:right="403" w:firstLine="0"/>
              <w:jc w:val="center"/>
              <w:rPr>
                <w:rFonts w:ascii="Georgia" w:cs="Georgia" w:eastAsia="Georgia" w:hAnsi="Georgia"/>
                <w:b w:val="1"/>
                <w:i w:val="0"/>
                <w:smallCaps w:val="0"/>
                <w:strike w:val="0"/>
                <w:color w:val="515360"/>
                <w:sz w:val="26"/>
                <w:szCs w:val="26"/>
                <w:u w:val="none"/>
                <w:shd w:fill="auto" w:val="clear"/>
                <w:vertAlign w:val="baseline"/>
              </w:rPr>
            </w:pPr>
            <w:r w:rsidDel="00000000" w:rsidR="00000000" w:rsidRPr="00000000">
              <w:rPr>
                <w:rFonts w:ascii="Georgia" w:cs="Georgia" w:eastAsia="Georgia" w:hAnsi="Georgia"/>
                <w:b w:val="1"/>
                <w:i w:val="0"/>
                <w:smallCaps w:val="0"/>
                <w:strike w:val="0"/>
                <w:color w:val="515360"/>
                <w:sz w:val="26"/>
                <w:szCs w:val="26"/>
                <w:u w:val="none"/>
                <w:shd w:fill="auto" w:val="clear"/>
                <w:vertAlign w:val="baseline"/>
                <w:rtl w:val="0"/>
              </w:rPr>
              <w:t xml:space="preserve">Jack Capon</w:t>
            </w:r>
          </w:p>
        </w:tc>
        <w:tc>
          <w:tcPr/>
          <w:p w:rsidR="00000000" w:rsidDel="00000000" w:rsidP="00000000" w:rsidRDefault="00000000" w:rsidRPr="00000000" w14:paraId="00000009">
            <w:pPr>
              <w:spacing w:before="298" w:line="249" w:lineRule="auto"/>
              <w:ind w:left="644" w:right="622" w:firstLine="0"/>
              <w:jc w:val="center"/>
              <w:rPr>
                <w:rFonts w:ascii="Gill Sans" w:cs="Gill Sans" w:eastAsia="Gill Sans" w:hAnsi="Gill Sans"/>
                <w:smallCaps w:val="1"/>
                <w:color w:val="ff99ff"/>
                <w:sz w:val="60"/>
                <w:szCs w:val="60"/>
              </w:rPr>
            </w:pPr>
            <w:r w:rsidDel="00000000" w:rsidR="00000000" w:rsidRPr="00000000">
              <w:rPr>
                <w:rFonts w:ascii="Gill Sans" w:cs="Gill Sans" w:eastAsia="Gill Sans" w:hAnsi="Gill Sans"/>
                <w:b w:val="1"/>
                <w:rtl w:val="0"/>
              </w:rPr>
              <w:t xml:space="preserve">s</w:t>
            </w:r>
            <w:r w:rsidDel="00000000" w:rsidR="00000000" w:rsidRPr="00000000">
              <w:rPr>
                <w:rtl w:val="0"/>
              </w:rPr>
            </w:r>
          </w:p>
          <w:p w:rsidR="00000000" w:rsidDel="00000000" w:rsidP="00000000" w:rsidRDefault="00000000" w:rsidRPr="00000000" w14:paraId="0000000A">
            <w:pPr>
              <w:pStyle w:val="Subtitle"/>
              <w:ind w:firstLine="144"/>
              <w:rPr/>
            </w:pPr>
            <w:r w:rsidDel="00000000" w:rsidR="00000000" w:rsidRPr="00000000">
              <w:rPr>
                <w:rtl w:val="0"/>
              </w:rPr>
              <w:t xml:space="preserve">Remedial Centre</w:t>
            </w:r>
          </w:p>
          <w:p w:rsidR="00000000" w:rsidDel="00000000" w:rsidP="00000000" w:rsidRDefault="00000000" w:rsidRPr="00000000" w14:paraId="0000000B">
            <w:pPr>
              <w:spacing w:before="240" w:lineRule="auto"/>
              <w:ind w:firstLine="144"/>
              <w:jc w:val="center"/>
              <w:rPr/>
            </w:pPr>
            <w:r w:rsidDel="00000000" w:rsidR="00000000" w:rsidRPr="00000000">
              <w:rPr/>
              <w:drawing>
                <wp:inline distB="0" distT="0" distL="0" distR="0">
                  <wp:extent cx="2489200" cy="1244600"/>
                  <wp:effectExtent b="0" l="0" r="0" t="0"/>
                  <wp:docPr id="161223162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489200" cy="1244600"/>
                          </a:xfrm>
                          <a:prstGeom prst="rect"/>
                          <a:ln/>
                        </pic:spPr>
                      </pic:pic>
                    </a:graphicData>
                  </a:graphic>
                </wp:inline>
              </w:drawing>
            </w:r>
            <w:r w:rsidDel="00000000" w:rsidR="00000000" w:rsidRPr="00000000">
              <w:rPr>
                <w:rtl w:val="0"/>
              </w:rPr>
            </w:r>
          </w:p>
        </w:tc>
      </w:tr>
      <w:tr>
        <w:trPr>
          <w:cantSplit w:val="0"/>
          <w:trHeight w:val="3811" w:hRule="atLeast"/>
          <w:tblHeader w:val="0"/>
        </w:trPr>
        <w:tc>
          <w:tcPr>
            <w:vMerge w:val="restart"/>
            <w:tcMar>
              <w:left w:w="0.0" w:type="dxa"/>
              <w:right w:w="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ffffff"/>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130425" cy="3052445"/>
                  <wp:effectExtent b="0" l="0" r="0" t="0"/>
                  <wp:wrapSquare wrapText="bothSides" distB="0" distT="0" distL="114300" distR="114300"/>
                  <wp:docPr descr="reading books - Clip Art Library" id="1612231620" name="image9.jpg"/>
                  <a:graphic>
                    <a:graphicData uri="http://schemas.openxmlformats.org/drawingml/2006/picture">
                      <pic:pic>
                        <pic:nvPicPr>
                          <pic:cNvPr descr="reading books - Clip Art Library" id="0" name="image9.jpg"/>
                          <pic:cNvPicPr preferRelativeResize="0"/>
                        </pic:nvPicPr>
                        <pic:blipFill>
                          <a:blip r:embed="rId10"/>
                          <a:srcRect b="0" l="0" r="0" t="0"/>
                          <a:stretch>
                            <a:fillRect/>
                          </a:stretch>
                        </pic:blipFill>
                        <pic:spPr>
                          <a:xfrm>
                            <a:off x="0" y="0"/>
                            <a:ext cx="2130425" cy="3052445"/>
                          </a:xfrm>
                          <a:prstGeom prst="rect"/>
                          <a:ln/>
                        </pic:spPr>
                      </pic:pic>
                    </a:graphicData>
                  </a:graphic>
                </wp:anchor>
              </w:drawing>
            </w:r>
          </w:p>
        </w:tc>
        <w:tc>
          <w:tcPr>
            <w:shd w:fill="ffffff"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142" w:right="142" w:firstLine="0"/>
              <w:jc w:val="left"/>
              <w:rPr>
                <w:rFonts w:ascii="Gill Sans" w:cs="Gill Sans" w:eastAsia="Gill Sans" w:hAnsi="Gill Sans"/>
                <w:b w:val="1"/>
                <w:i w:val="0"/>
                <w:smallCaps w:val="0"/>
                <w:strike w:val="0"/>
                <w:color w:val="ffc000"/>
                <w:sz w:val="28"/>
                <w:szCs w:val="28"/>
                <w:u w:val="none"/>
                <w:shd w:fill="auto" w:val="clear"/>
                <w:vertAlign w:val="baseline"/>
              </w:rPr>
            </w:pPr>
            <w:r w:rsidDel="00000000" w:rsidR="00000000" w:rsidRPr="00000000">
              <w:rPr>
                <w:rFonts w:ascii="Gill Sans" w:cs="Gill Sans" w:eastAsia="Gill Sans" w:hAnsi="Gill Sans"/>
                <w:b w:val="1"/>
                <w:i w:val="0"/>
                <w:smallCaps w:val="0"/>
                <w:strike w:val="0"/>
                <w:color w:val="ffc000"/>
                <w:sz w:val="28"/>
                <w:szCs w:val="28"/>
                <w:u w:val="none"/>
                <w:shd w:fill="auto" w:val="clear"/>
                <w:vertAlign w:val="baseline"/>
                <w:rtl w:val="0"/>
              </w:rPr>
              <w:t xml:space="preserve">Dyslexia Early screening</w:t>
            </w:r>
          </w:p>
          <w:p w:rsidR="00000000" w:rsidDel="00000000" w:rsidP="00000000" w:rsidRDefault="00000000" w:rsidRPr="00000000" w14:paraId="0000000E">
            <w:pPr>
              <w:ind w:firstLine="144"/>
              <w:rPr>
                <w:b w:val="1"/>
                <w:color w:val="ffd965"/>
              </w:rPr>
            </w:pPr>
            <w:r w:rsidDel="00000000" w:rsidR="00000000" w:rsidRPr="00000000">
              <w:rPr>
                <w:b w:val="1"/>
                <w:color w:val="ffd965"/>
                <w:rtl w:val="0"/>
              </w:rPr>
              <w:t xml:space="preserve">Research has shown that the earlier children with potential reading difficulties are identified, the easier it is to overcome their reading problems.</w:t>
            </w:r>
          </w:p>
          <w:p w:rsidR="00000000" w:rsidDel="00000000" w:rsidP="00000000" w:rsidRDefault="00000000" w:rsidRPr="00000000" w14:paraId="0000000F">
            <w:pPr>
              <w:ind w:firstLine="144"/>
              <w:rPr>
                <w:color w:val="ffd965"/>
              </w:rPr>
            </w:pPr>
            <w:r w:rsidDel="00000000" w:rsidR="00000000" w:rsidRPr="00000000">
              <w:rPr>
                <w:b w:val="1"/>
                <w:color w:val="ffd965"/>
                <w:rtl w:val="0"/>
              </w:rPr>
              <w:t xml:space="preserve">DEST – 2 is a test designed </w:t>
            </w:r>
            <w:sdt>
              <w:sdtPr>
                <w:tag w:val="goog_rdk_13"/>
              </w:sdtPr>
              <w:sdtContent>
                <w:ins w:author="Jacky Haynes" w:id="3" w:date="2024-10-18T10:37:55Z">
                  <w:r w:rsidDel="00000000" w:rsidR="00000000" w:rsidRPr="00000000">
                    <w:rPr>
                      <w:b w:val="1"/>
                      <w:color w:val="ffd965"/>
                      <w:rtl w:val="0"/>
                    </w:rPr>
                    <w:t xml:space="preserve">for</w:t>
                  </w:r>
                </w:ins>
              </w:sdtContent>
            </w:sdt>
            <w:sdt>
              <w:sdtPr>
                <w:tag w:val="goog_rdk_14"/>
              </w:sdtPr>
              <w:sdtContent>
                <w:commentRangeStart w:id="8"/>
              </w:sdtContent>
            </w:sdt>
            <w:r w:rsidDel="00000000" w:rsidR="00000000" w:rsidRPr="00000000">
              <w:rPr>
                <w:b w:val="1"/>
                <w:color w:val="ffd965"/>
                <w:rtl w:val="0"/>
              </w:rPr>
              <w:t xml:space="preserve">t</w:t>
            </w:r>
            <w:sdt>
              <w:sdtPr>
                <w:tag w:val="goog_rdk_15"/>
              </w:sdtPr>
              <w:sdtContent>
                <w:del w:author="Jacky Haynes" w:id="4" w:date="2024-10-18T10:38:05Z">
                  <w:r w:rsidDel="00000000" w:rsidR="00000000" w:rsidRPr="00000000">
                    <w:rPr>
                      <w:b w:val="1"/>
                      <w:color w:val="ffd965"/>
                      <w:rtl w:val="0"/>
                    </w:rPr>
                    <w:delText xml:space="preserve">o be used by</w:delText>
                  </w:r>
                  <w:commentRangeEnd w:id="8"/>
                  <w:r w:rsidDel="00000000" w:rsidR="00000000" w:rsidRPr="00000000">
                    <w:commentReference w:id="8"/>
                  </w:r>
                  <w:r w:rsidDel="00000000" w:rsidR="00000000" w:rsidRPr="00000000">
                    <w:rPr>
                      <w:b w:val="1"/>
                      <w:color w:val="ffd965"/>
                      <w:rtl w:val="0"/>
                    </w:rPr>
                    <w:delText xml:space="preserve"> </w:delText>
                  </w:r>
                </w:del>
              </w:sdtContent>
            </w:sdt>
            <w:r w:rsidDel="00000000" w:rsidR="00000000" w:rsidRPr="00000000">
              <w:rPr>
                <w:b w:val="1"/>
                <w:color w:val="ffd965"/>
                <w:rtl w:val="0"/>
              </w:rPr>
              <w:t xml:space="preserve">teachers. It forms a valuable step in deciding whether to refer a child for further testing</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ffffff"/>
                <w:sz w:val="22"/>
                <w:szCs w:val="22"/>
                <w:u w:val="none"/>
                <w:shd w:fill="auto" w:val="clear"/>
                <w:vertAlign w:val="baseline"/>
              </w:rPr>
            </w:pPr>
            <w:r w:rsidDel="00000000" w:rsidR="00000000" w:rsidRPr="00000000">
              <w:rPr>
                <w:rFonts w:ascii="Georgia" w:cs="Georgia" w:eastAsia="Georgia" w:hAnsi="Georgia"/>
                <w:b w:val="0"/>
                <w:i w:val="0"/>
                <w:smallCaps w:val="0"/>
                <w:strike w:val="0"/>
                <w:color w:val="ffffff"/>
                <w:sz w:val="22"/>
                <w:szCs w:val="22"/>
                <w:u w:val="none"/>
                <w:shd w:fill="auto" w:val="clear"/>
                <w:vertAlign w:val="baseline"/>
              </w:rPr>
              <w:drawing>
                <wp:inline distB="0" distT="0" distL="0" distR="0">
                  <wp:extent cx="2231390" cy="2069541"/>
                  <wp:effectExtent b="0" l="0" r="0" t="0"/>
                  <wp:docPr id="1612231622"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2231390" cy="2069541"/>
                          </a:xfrm>
                          <a:prstGeom prst="rect"/>
                          <a:ln/>
                        </pic:spPr>
                      </pic:pic>
                    </a:graphicData>
                  </a:graphic>
                </wp:inline>
              </w:drawing>
            </w:r>
            <w:r w:rsidDel="00000000" w:rsidR="00000000" w:rsidRPr="00000000">
              <w:rPr>
                <w:rtl w:val="0"/>
              </w:rPr>
            </w:r>
          </w:p>
        </w:tc>
        <w:tc>
          <w:tcPr>
            <w:vMerge w:val="restart"/>
            <w:tcMar>
              <w:left w:w="0.0" w:type="dxa"/>
              <w:right w:w="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ffffff"/>
                <w:sz w:val="22"/>
                <w:szCs w:val="22"/>
                <w:u w:val="none"/>
                <w:shd w:fill="auto" w:val="clear"/>
                <w:vertAlign w:val="baseline"/>
              </w:rPr>
            </w:pPr>
            <w:r w:rsidDel="00000000" w:rsidR="00000000" w:rsidRPr="00000000">
              <w:rPr>
                <w:rFonts w:ascii="Georgia" w:cs="Georgia" w:eastAsia="Georgia" w:hAnsi="Georgia"/>
                <w:b w:val="0"/>
                <w:i w:val="0"/>
                <w:smallCaps w:val="0"/>
                <w:strike w:val="0"/>
                <w:color w:val="ffffff"/>
                <w:sz w:val="22"/>
                <w:szCs w:val="22"/>
                <w:u w:val="none"/>
                <w:shd w:fill="auto" w:val="clear"/>
                <w:vertAlign w:val="baseline"/>
                <w:rtl w:val="0"/>
              </w:rPr>
              <w:t xml:space="preserve">94</w:t>
            </w:r>
            <w:r w:rsidDel="00000000" w:rsidR="00000000" w:rsidRPr="00000000">
              <w:drawing>
                <wp:anchor allowOverlap="1" behindDoc="0" distB="0" distT="0" distL="114300" distR="114300" hidden="0" layoutInCell="1" locked="0" relativeHeight="0" simplePos="0">
                  <wp:simplePos x="0" y="0"/>
                  <wp:positionH relativeFrom="column">
                    <wp:posOffset>347979</wp:posOffset>
                  </wp:positionH>
                  <wp:positionV relativeFrom="paragraph">
                    <wp:posOffset>0</wp:posOffset>
                  </wp:positionV>
                  <wp:extent cx="2551430" cy="4445000"/>
                  <wp:effectExtent b="0" l="0" r="0" t="0"/>
                  <wp:wrapSquare wrapText="bothSides" distB="0" distT="0" distL="114300" distR="114300"/>
                  <wp:docPr id="1612231619" name="image10.jpg"/>
                  <a:graphic>
                    <a:graphicData uri="http://schemas.openxmlformats.org/drawingml/2006/picture">
                      <pic:pic>
                        <pic:nvPicPr>
                          <pic:cNvPr id="0" name="image10.jpg"/>
                          <pic:cNvPicPr preferRelativeResize="0"/>
                        </pic:nvPicPr>
                        <pic:blipFill>
                          <a:blip r:embed="rId12"/>
                          <a:srcRect b="0" l="19643" r="4902" t="2386"/>
                          <a:stretch>
                            <a:fillRect/>
                          </a:stretch>
                        </pic:blipFill>
                        <pic:spPr>
                          <a:xfrm>
                            <a:off x="0" y="0"/>
                            <a:ext cx="2551430" cy="4445000"/>
                          </a:xfrm>
                          <a:prstGeom prst="rect"/>
                          <a:ln/>
                        </pic:spPr>
                      </pic:pic>
                    </a:graphicData>
                  </a:graphic>
                </wp:anchor>
              </w:drawing>
            </w:r>
          </w:p>
        </w:tc>
      </w:tr>
      <w:tr>
        <w:trPr>
          <w:cantSplit w:val="0"/>
          <w:trHeight w:val="3402" w:hRule="atLeast"/>
          <w:tblHeader w:val="0"/>
        </w:trPr>
        <w:tc>
          <w:tcPr>
            <w:vMerge w:val="continue"/>
            <w:tcMar>
              <w:left w:w="0.0" w:type="dxa"/>
              <w:right w:w="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0"/>
                <w:i w:val="0"/>
                <w:smallCaps w:val="0"/>
                <w:strike w:val="0"/>
                <w:color w:val="ffffff"/>
                <w:sz w:val="22"/>
                <w:szCs w:val="22"/>
                <w:u w:val="none"/>
                <w:shd w:fill="auto" w:val="clear"/>
                <w:vertAlign w:val="baseline"/>
              </w:rPr>
            </w:pPr>
            <w:r w:rsidDel="00000000" w:rsidR="00000000" w:rsidRPr="00000000">
              <w:rPr>
                <w:rtl w:val="0"/>
              </w:rPr>
            </w:r>
          </w:p>
        </w:tc>
        <w:tc>
          <w:tcPr>
            <w:tcMar>
              <w:left w:w="0.0" w:type="dxa"/>
              <w:right w:w="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ffffff"/>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417195</wp:posOffset>
                  </wp:positionH>
                  <wp:positionV relativeFrom="paragraph">
                    <wp:posOffset>0</wp:posOffset>
                  </wp:positionV>
                  <wp:extent cx="1345923" cy="2014083"/>
                  <wp:effectExtent b="0" l="0" r="0" t="0"/>
                  <wp:wrapSquare wrapText="bothSides" distB="0" distT="0" distL="114300" distR="114300"/>
                  <wp:docPr descr="DEST-2 - Dyslexia Early Screening Test - Second Edition ..." id="1612231627" name="image7.jpg"/>
                  <a:graphic>
                    <a:graphicData uri="http://schemas.openxmlformats.org/drawingml/2006/picture">
                      <pic:pic>
                        <pic:nvPicPr>
                          <pic:cNvPr descr="DEST-2 - Dyslexia Early Screening Test - Second Edition ..." id="0" name="image7.jpg"/>
                          <pic:cNvPicPr preferRelativeResize="0"/>
                        </pic:nvPicPr>
                        <pic:blipFill>
                          <a:blip r:embed="rId13"/>
                          <a:srcRect b="0" l="0" r="0" t="0"/>
                          <a:stretch>
                            <a:fillRect/>
                          </a:stretch>
                        </pic:blipFill>
                        <pic:spPr>
                          <a:xfrm>
                            <a:off x="0" y="0"/>
                            <a:ext cx="1345923" cy="2014083"/>
                          </a:xfrm>
                          <a:prstGeom prst="rect"/>
                          <a:ln/>
                        </pic:spPr>
                      </pic:pic>
                    </a:graphicData>
                  </a:graphic>
                </wp:anchor>
              </w:drawing>
            </w:r>
          </w:p>
        </w:tc>
        <w:tc>
          <w:tcPr>
            <w:shd w:fill="85c0fb" w:val="cle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144" w:firstLine="0"/>
              <w:jc w:val="center"/>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i w:val="0"/>
                <w:smallCaps w:val="0"/>
                <w:strike w:val="0"/>
                <w:color w:val="000000"/>
                <w:sz w:val="22"/>
                <w:szCs w:val="22"/>
                <w:u w:val="none"/>
                <w:shd w:fill="auto" w:val="clear"/>
                <w:vertAlign w:val="baseline"/>
                <w:rtl w:val="0"/>
              </w:rPr>
              <w:t xml:space="preserve">Smarty Pants</w:t>
            </w:r>
          </w:p>
          <w:p w:rsidR="00000000" w:rsidDel="00000000" w:rsidP="00000000" w:rsidRDefault="00000000" w:rsidRPr="00000000" w14:paraId="00000015">
            <w:pPr>
              <w:pStyle w:val="Heading4"/>
              <w:ind w:firstLine="142"/>
              <w:rPr>
                <w:color w:val="000000"/>
              </w:rPr>
            </w:pPr>
            <w:r w:rsidDel="00000000" w:rsidR="00000000" w:rsidRPr="00000000">
              <w:rPr>
                <w:color w:val="000000"/>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144" w:firstLine="0"/>
              <w:jc w:val="center"/>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i w:val="0"/>
                <w:smallCaps w:val="0"/>
                <w:strike w:val="0"/>
                <w:color w:val="000000"/>
                <w:sz w:val="22"/>
                <w:szCs w:val="22"/>
                <w:u w:val="none"/>
                <w:shd w:fill="auto" w:val="clear"/>
                <w:vertAlign w:val="baseline"/>
                <w:rtl w:val="0"/>
              </w:rPr>
              <w:t xml:space="preserve">667 Jocelyn Street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144" w:firstLine="0"/>
              <w:jc w:val="center"/>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i w:val="0"/>
                <w:smallCaps w:val="0"/>
                <w:strike w:val="0"/>
                <w:color w:val="000000"/>
                <w:sz w:val="22"/>
                <w:szCs w:val="22"/>
                <w:u w:val="none"/>
                <w:shd w:fill="auto" w:val="clear"/>
                <w:vertAlign w:val="baseline"/>
                <w:rtl w:val="0"/>
              </w:rPr>
              <w:t xml:space="preserve">Shelly Beach</w:t>
            </w:r>
          </w:p>
          <w:p w:rsidR="00000000" w:rsidDel="00000000" w:rsidP="00000000" w:rsidRDefault="00000000" w:rsidRPr="00000000" w14:paraId="00000018">
            <w:pPr>
              <w:pStyle w:val="Heading4"/>
              <w:ind w:firstLine="142"/>
              <w:rPr>
                <w:color w:val="000000"/>
              </w:rPr>
            </w:pPr>
            <w:r w:rsidDel="00000000" w:rsidR="00000000" w:rsidRPr="00000000">
              <w:rPr>
                <w:color w:val="000000"/>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144" w:firstLine="0"/>
              <w:jc w:val="center"/>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i w:val="0"/>
                <w:smallCaps w:val="0"/>
                <w:strike w:val="0"/>
                <w:color w:val="000000"/>
                <w:sz w:val="22"/>
                <w:szCs w:val="22"/>
                <w:u w:val="none"/>
                <w:shd w:fill="auto" w:val="clear"/>
                <w:vertAlign w:val="baseline"/>
                <w:rtl w:val="0"/>
              </w:rPr>
              <w:t xml:space="preserve">Jacky 064 653 0128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i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144" w:firstLine="0"/>
              <w:jc w:val="center"/>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i w:val="0"/>
                <w:smallCaps w:val="0"/>
                <w:strike w:val="0"/>
                <w:color w:val="000000"/>
                <w:sz w:val="22"/>
                <w:szCs w:val="22"/>
                <w:u w:val="none"/>
                <w:shd w:fill="auto" w:val="clear"/>
                <w:vertAlign w:val="baseline"/>
                <w:rtl w:val="0"/>
              </w:rPr>
              <w:t xml:space="preserve">Smartypantslearninghub@gmail.com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144" w:firstLine="0"/>
              <w:jc w:val="center"/>
              <w:rPr>
                <w:rFonts w:ascii="Georgia" w:cs="Georgia" w:eastAsia="Georgia" w:hAnsi="Georgia"/>
                <w:b w:val="0"/>
                <w:i w:val="0"/>
                <w:smallCaps w:val="0"/>
                <w:strike w:val="0"/>
                <w:color w:val="ffffff"/>
                <w:sz w:val="22"/>
                <w:szCs w:val="22"/>
                <w:u w:val="none"/>
                <w:shd w:fill="auto" w:val="clear"/>
                <w:vertAlign w:val="baseline"/>
              </w:rPr>
            </w:pPr>
            <w:r w:rsidDel="00000000" w:rsidR="00000000" w:rsidRPr="00000000">
              <w:rPr>
                <w:rFonts w:ascii="Georgia" w:cs="Georgia" w:eastAsia="Georgia" w:hAnsi="Georgia"/>
                <w:b w:val="0"/>
                <w:i w:val="0"/>
                <w:smallCaps w:val="0"/>
                <w:strike w:val="0"/>
                <w:color w:val="ffffff"/>
                <w:sz w:val="22"/>
                <w:szCs w:val="22"/>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144" w:firstLine="0"/>
              <w:jc w:val="center"/>
              <w:rPr>
                <w:rFonts w:ascii="Georgia" w:cs="Georgia" w:eastAsia="Georgia" w:hAnsi="Georgia"/>
                <w:b w:val="0"/>
                <w:i w:val="0"/>
                <w:smallCaps w:val="0"/>
                <w:strike w:val="0"/>
                <w:color w:val="ffffff"/>
                <w:sz w:val="22"/>
                <w:szCs w:val="22"/>
                <w:u w:val="none"/>
                <w:shd w:fill="auto" w:val="clear"/>
                <w:vertAlign w:val="baseline"/>
              </w:rPr>
            </w:pPr>
            <w:r w:rsidDel="00000000" w:rsidR="00000000" w:rsidRPr="00000000">
              <w:rPr>
                <w:rtl w:val="0"/>
              </w:rPr>
            </w:r>
          </w:p>
        </w:tc>
        <w:tc>
          <w:tcPr>
            <w:vMerge w:val="continue"/>
            <w:tcMar>
              <w:left w:w="0.0" w:type="dxa"/>
              <w:right w:w="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0"/>
                <w:i w:val="0"/>
                <w:smallCaps w:val="0"/>
                <w:strike w:val="0"/>
                <w:color w:val="ffffff"/>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F">
      <w:pPr>
        <w:ind w:firstLine="144"/>
        <w:rPr>
          <w:sz w:val="6"/>
          <w:szCs w:val="6"/>
        </w:rPr>
      </w:pPr>
      <w:r w:rsidDel="00000000" w:rsidR="00000000" w:rsidRPr="00000000">
        <w:rPr>
          <w:rtl w:val="0"/>
        </w:rPr>
      </w:r>
    </w:p>
    <w:tbl>
      <w:tblPr>
        <w:tblStyle w:val="Table2"/>
        <w:tblW w:w="15120.0" w:type="dxa"/>
        <w:jc w:val="center"/>
        <w:tblLayout w:type="fixed"/>
        <w:tblLook w:val="0600"/>
      </w:tblPr>
      <w:tblGrid>
        <w:gridCol w:w="3355"/>
        <w:gridCol w:w="3366"/>
        <w:gridCol w:w="1707"/>
        <w:gridCol w:w="3340"/>
        <w:gridCol w:w="3352"/>
        <w:tblGridChange w:id="0">
          <w:tblGrid>
            <w:gridCol w:w="3355"/>
            <w:gridCol w:w="3366"/>
            <w:gridCol w:w="1707"/>
            <w:gridCol w:w="3340"/>
            <w:gridCol w:w="3352"/>
          </w:tblGrid>
        </w:tblGridChange>
      </w:tblGrid>
      <w:tr>
        <w:trPr>
          <w:cantSplit w:val="0"/>
          <w:trHeight w:val="4050" w:hRule="atLeast"/>
          <w:tblHeader w:val="0"/>
        </w:trPr>
        <w:tc>
          <w:tcPr>
            <w:shd w:fill="85c0fb"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142" w:right="142" w:firstLine="0"/>
              <w:jc w:val="left"/>
              <w:rPr>
                <w:rFonts w:ascii="Gill Sans" w:cs="Gill Sans" w:eastAsia="Gill Sans" w:hAnsi="Gill Sans"/>
                <w:b w:val="1"/>
                <w:i w:val="0"/>
                <w:smallCaps w:val="0"/>
                <w:strike w:val="0"/>
                <w:color w:val="ffffff"/>
                <w:sz w:val="24"/>
                <w:szCs w:val="24"/>
                <w:u w:val="none"/>
                <w:shd w:fill="auto" w:val="clear"/>
                <w:vertAlign w:val="baseline"/>
              </w:rPr>
            </w:pPr>
            <w:r w:rsidDel="00000000" w:rsidR="00000000" w:rsidRPr="00000000">
              <w:rPr>
                <w:rFonts w:ascii="Georgia" w:cs="Georgia" w:eastAsia="Georgia" w:hAnsi="Georgia"/>
                <w:b w:val="0"/>
                <w:i w:val="0"/>
                <w:smallCaps w:val="0"/>
                <w:strike w:val="0"/>
                <w:color w:val="ffffff"/>
                <w:sz w:val="24"/>
                <w:szCs w:val="24"/>
                <w:u w:val="none"/>
                <w:shd w:fill="auto" w:val="clear"/>
                <w:vertAlign w:val="baseline"/>
                <w:rtl w:val="0"/>
              </w:rPr>
              <w:t xml:space="preserve">School Readiness Assessment</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If your child is struggling in Grade R and you are unsure of letting him/her repeat the year. Let me do a School Readiness assessment. I am unbiased and will give a truthful and independent assessment, pinpointing exactly where the weak areas of his/her development are.</w:t>
            </w:r>
          </w:p>
          <w:p w:rsidR="00000000" w:rsidDel="00000000" w:rsidP="00000000" w:rsidRDefault="00000000" w:rsidRPr="00000000" w14:paraId="00000022">
            <w:pPr>
              <w:rPr/>
            </w:pPr>
            <w:r w:rsidDel="00000000" w:rsidR="00000000" w:rsidRPr="00000000">
              <w:rPr>
                <w:rtl w:val="0"/>
              </w:rPr>
              <w:t xml:space="preserve">You will receive a written report that you can take to the school.</w:t>
            </w:r>
          </w:p>
        </w:tc>
        <w:tc>
          <w:tcPr>
            <w:shd w:fill="ffffff"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142" w:right="142" w:firstLine="0"/>
              <w:jc w:val="left"/>
              <w:rPr>
                <w:rFonts w:ascii="Gill Sans" w:cs="Gill Sans" w:eastAsia="Gill Sans" w:hAnsi="Gill Sans"/>
                <w:b w:val="1"/>
                <w:i w:val="0"/>
                <w:smallCaps w:val="0"/>
                <w:strike w:val="0"/>
                <w:color w:val="ffc000"/>
                <w:sz w:val="28"/>
                <w:szCs w:val="28"/>
                <w:u w:val="none"/>
                <w:shd w:fill="auto" w:val="clear"/>
                <w:vertAlign w:val="baseline"/>
              </w:rPr>
            </w:pPr>
            <w:r w:rsidDel="00000000" w:rsidR="00000000" w:rsidRPr="00000000">
              <w:rPr>
                <w:rFonts w:ascii="Gill Sans" w:cs="Gill Sans" w:eastAsia="Gill Sans" w:hAnsi="Gill Sans"/>
                <w:b w:val="1"/>
                <w:i w:val="0"/>
                <w:smallCaps w:val="0"/>
                <w:strike w:val="0"/>
                <w:color w:val="ffc000"/>
                <w:sz w:val="28"/>
                <w:szCs w:val="28"/>
                <w:u w:val="none"/>
                <w:shd w:fill="auto" w:val="clear"/>
                <w:vertAlign w:val="baseline"/>
                <w:rtl w:val="0"/>
              </w:rPr>
              <w:t xml:space="preserve">October Specials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142" w:right="142" w:firstLine="0"/>
              <w:jc w:val="left"/>
              <w:rPr>
                <w:rFonts w:ascii="Gill Sans" w:cs="Gill Sans" w:eastAsia="Gill Sans" w:hAnsi="Gill Sans"/>
                <w:b w:val="1"/>
                <w:i w:val="0"/>
                <w:smallCaps w:val="0"/>
                <w:strike w:val="0"/>
                <w:color w:val="ffc000"/>
                <w:sz w:val="28"/>
                <w:szCs w:val="28"/>
                <w:u w:val="none"/>
                <w:shd w:fill="auto" w:val="clear"/>
                <w:vertAlign w:val="baseline"/>
              </w:rPr>
            </w:pPr>
            <w:r w:rsidDel="00000000" w:rsidR="00000000" w:rsidRPr="00000000">
              <w:rPr>
                <w:rFonts w:ascii="Gill Sans" w:cs="Gill Sans" w:eastAsia="Gill Sans" w:hAnsi="Gill Sans"/>
                <w:b w:val="1"/>
                <w:i w:val="0"/>
                <w:smallCaps w:val="0"/>
                <w:strike w:val="0"/>
                <w:color w:val="ffc000"/>
                <w:sz w:val="28"/>
                <w:szCs w:val="28"/>
                <w:u w:val="none"/>
                <w:shd w:fill="auto" w:val="clear"/>
                <w:vertAlign w:val="baseline"/>
                <w:rtl w:val="0"/>
              </w:rPr>
              <w:t xml:space="preserve">Grade 1 School Readiness Assessment: R350</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142" w:right="142" w:firstLine="0"/>
              <w:jc w:val="left"/>
              <w:rPr>
                <w:rFonts w:ascii="Gill Sans" w:cs="Gill Sans" w:eastAsia="Gill Sans" w:hAnsi="Gill Sans"/>
                <w:b w:val="1"/>
                <w:i w:val="0"/>
                <w:smallCaps w:val="0"/>
                <w:strike w:val="0"/>
                <w:color w:val="ffc000"/>
                <w:sz w:val="28"/>
                <w:szCs w:val="28"/>
                <w:u w:val="none"/>
                <w:shd w:fill="auto" w:val="clear"/>
                <w:vertAlign w:val="baseline"/>
              </w:rPr>
            </w:pPr>
            <w:r w:rsidDel="00000000" w:rsidR="00000000" w:rsidRPr="00000000">
              <w:rPr>
                <w:rFonts w:ascii="Gill Sans" w:cs="Gill Sans" w:eastAsia="Gill Sans" w:hAnsi="Gill Sans"/>
                <w:b w:val="1"/>
                <w:i w:val="0"/>
                <w:smallCaps w:val="0"/>
                <w:strike w:val="0"/>
                <w:color w:val="ffc000"/>
                <w:sz w:val="28"/>
                <w:szCs w:val="28"/>
                <w:u w:val="none"/>
                <w:shd w:fill="auto" w:val="clear"/>
                <w:vertAlign w:val="baseline"/>
                <w:rtl w:val="0"/>
              </w:rPr>
              <w:t xml:space="preserve">Normal Price: R500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142" w:right="142" w:firstLine="0"/>
              <w:jc w:val="left"/>
              <w:rPr>
                <w:rFonts w:ascii="Gill Sans" w:cs="Gill Sans" w:eastAsia="Gill Sans" w:hAnsi="Gill Sans"/>
                <w:b w:val="1"/>
                <w:i w:val="0"/>
                <w:smallCaps w:val="0"/>
                <w:strike w:val="0"/>
                <w:color w:val="ffc000"/>
                <w:sz w:val="28"/>
                <w:szCs w:val="28"/>
                <w:u w:val="none"/>
                <w:shd w:fill="auto" w:val="clear"/>
                <w:vertAlign w:val="baseline"/>
              </w:rPr>
            </w:pPr>
            <w:r w:rsidDel="00000000" w:rsidR="00000000" w:rsidRPr="00000000">
              <w:rPr>
                <w:rFonts w:ascii="Gill Sans" w:cs="Gill Sans" w:eastAsia="Gill Sans" w:hAnsi="Gill Sans"/>
                <w:b w:val="1"/>
                <w:i w:val="0"/>
                <w:smallCaps w:val="0"/>
                <w:strike w:val="0"/>
                <w:color w:val="ffc000"/>
                <w:sz w:val="28"/>
                <w:szCs w:val="28"/>
                <w:u w:val="none"/>
                <w:shd w:fill="auto" w:val="clear"/>
                <w:vertAlign w:val="baseline"/>
                <w:rtl w:val="0"/>
              </w:rPr>
              <w:t xml:space="preserve">Dyslexia Early Screening: R250</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142" w:right="142" w:firstLine="0"/>
              <w:jc w:val="left"/>
              <w:rPr>
                <w:rFonts w:ascii="Gill Sans" w:cs="Gill Sans" w:eastAsia="Gill Sans" w:hAnsi="Gill Sans"/>
                <w:b w:val="1"/>
                <w:i w:val="0"/>
                <w:smallCaps w:val="0"/>
                <w:strike w:val="0"/>
                <w:color w:val="ffc000"/>
                <w:sz w:val="28"/>
                <w:szCs w:val="28"/>
                <w:u w:val="none"/>
                <w:shd w:fill="auto" w:val="clear"/>
                <w:vertAlign w:val="baseline"/>
              </w:rPr>
            </w:pPr>
            <w:r w:rsidDel="00000000" w:rsidR="00000000" w:rsidRPr="00000000">
              <w:rPr>
                <w:rFonts w:ascii="Gill Sans" w:cs="Gill Sans" w:eastAsia="Gill Sans" w:hAnsi="Gill Sans"/>
                <w:b w:val="1"/>
                <w:i w:val="0"/>
                <w:smallCaps w:val="0"/>
                <w:strike w:val="0"/>
                <w:color w:val="ffc000"/>
                <w:sz w:val="28"/>
                <w:szCs w:val="28"/>
                <w:u w:val="none"/>
                <w:shd w:fill="auto" w:val="clear"/>
                <w:vertAlign w:val="baseline"/>
                <w:rtl w:val="0"/>
              </w:rPr>
              <w:t xml:space="preserve">Normal Price R450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864" w:right="142" w:hanging="357"/>
              <w:jc w:val="left"/>
              <w:rPr>
                <w:rFonts w:ascii="Georgia" w:cs="Georgia" w:eastAsia="Georgia" w:hAnsi="Georgia"/>
                <w:b w:val="0"/>
                <w:i w:val="0"/>
                <w:smallCaps w:val="0"/>
                <w:strike w:val="0"/>
                <w:color w:val="ffffff"/>
                <w:sz w:val="20"/>
                <w:szCs w:val="20"/>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029">
            <w:pPr>
              <w:pStyle w:val="Heading2"/>
              <w:ind w:firstLine="142"/>
              <w:rPr/>
            </w:pPr>
            <w:r w:rsidDel="00000000" w:rsidR="00000000" w:rsidRPr="00000000">
              <w:rPr>
                <w:rtl w:val="0"/>
              </w:rPr>
              <w:t xml:space="preserve">Weekdays </w:t>
            </w:r>
          </w:p>
          <w:p w:rsidR="00000000" w:rsidDel="00000000" w:rsidP="00000000" w:rsidRDefault="00000000" w:rsidRPr="00000000" w14:paraId="0000002A">
            <w:pPr>
              <w:pStyle w:val="Heading2"/>
              <w:ind w:firstLine="142"/>
              <w:rPr/>
            </w:pPr>
            <w:r w:rsidDel="00000000" w:rsidR="00000000" w:rsidRPr="00000000">
              <w:rPr>
                <w:rtl w:val="0"/>
              </w:rPr>
              <w:t xml:space="preserve">8:30-5:00pm</w:t>
            </w:r>
          </w:p>
          <w:p w:rsidR="00000000" w:rsidDel="00000000" w:rsidP="00000000" w:rsidRDefault="00000000" w:rsidRPr="00000000" w14:paraId="0000002B">
            <w:pPr>
              <w:pStyle w:val="Heading3"/>
              <w:ind w:firstLine="142"/>
              <w:rPr/>
            </w:pPr>
            <w:r w:rsidDel="00000000" w:rsidR="00000000" w:rsidRPr="00000000">
              <w:rPr>
                <w:rtl w:val="0"/>
              </w:rPr>
              <w:t xml:space="preserve">667 Jocelyn Street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144" w:firstLine="0"/>
              <w:jc w:val="left"/>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i w:val="0"/>
                <w:smallCaps w:val="0"/>
                <w:strike w:val="0"/>
                <w:color w:val="000000"/>
                <w:sz w:val="22"/>
                <w:szCs w:val="22"/>
                <w:u w:val="none"/>
                <w:shd w:fill="auto" w:val="clear"/>
                <w:vertAlign w:val="baseline"/>
                <w:rtl w:val="0"/>
              </w:rPr>
              <w:t xml:space="preserve">If you, as a parent, feel overwhelmed, let me help you. With over 40 years of Teaching experience, I can help your child overcome the Barriers to Learning. </w:t>
            </w:r>
          </w:p>
        </w:tc>
        <w:tc>
          <w:tcPr>
            <w:tcMar>
              <w:left w:w="0.0" w:type="dxa"/>
              <w:right w:w="0.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ffffff"/>
                <w:sz w:val="22"/>
                <w:szCs w:val="22"/>
                <w:u w:val="none"/>
                <w:shd w:fill="auto" w:val="clear"/>
                <w:vertAlign w:val="baseline"/>
              </w:rPr>
            </w:pPr>
            <w:r w:rsidDel="00000000" w:rsidR="00000000" w:rsidRPr="00000000">
              <w:rPr>
                <w:rFonts w:ascii="Georgia" w:cs="Georgia" w:eastAsia="Georgia" w:hAnsi="Georgia"/>
                <w:b w:val="0"/>
                <w:i w:val="0"/>
                <w:smallCaps w:val="0"/>
                <w:strike w:val="0"/>
                <w:color w:val="ffffff"/>
                <w:sz w:val="22"/>
                <w:szCs w:val="22"/>
                <w:u w:val="none"/>
                <w:shd w:fill="auto" w:val="clear"/>
                <w:vertAlign w:val="baseline"/>
              </w:rPr>
              <w:drawing>
                <wp:inline distB="0" distT="0" distL="0" distR="0">
                  <wp:extent cx="2131986" cy="2587127"/>
                  <wp:effectExtent b="0" l="0" r="0" t="0"/>
                  <wp:docPr descr="Child. Classroom. Education." id="1612231623" name="image8.jpg"/>
                  <a:graphic>
                    <a:graphicData uri="http://schemas.openxmlformats.org/drawingml/2006/picture">
                      <pic:pic>
                        <pic:nvPicPr>
                          <pic:cNvPr descr="Child. Classroom. Education." id="0" name="image8.jpg"/>
                          <pic:cNvPicPr preferRelativeResize="0"/>
                        </pic:nvPicPr>
                        <pic:blipFill>
                          <a:blip r:embed="rId14"/>
                          <a:srcRect b="0" l="4882" r="4882" t="0"/>
                          <a:stretch>
                            <a:fillRect/>
                          </a:stretch>
                        </pic:blipFill>
                        <pic:spPr>
                          <a:xfrm>
                            <a:off x="0" y="0"/>
                            <a:ext cx="2131986" cy="2587127"/>
                          </a:xfrm>
                          <a:prstGeom prst="rect"/>
                          <a:ln/>
                        </pic:spPr>
                      </pic:pic>
                    </a:graphicData>
                  </a:graphic>
                </wp:inline>
              </w:drawing>
            </w:r>
            <w:r w:rsidDel="00000000" w:rsidR="00000000" w:rsidRPr="00000000">
              <w:rPr>
                <w:rtl w:val="0"/>
              </w:rPr>
            </w:r>
          </w:p>
        </w:tc>
      </w:tr>
      <w:tr>
        <w:trPr>
          <w:cantSplit w:val="0"/>
          <w:trHeight w:val="3357" w:hRule="atLeast"/>
          <w:tblHeader w:val="0"/>
        </w:trPr>
        <w:tc>
          <w:tcPr>
            <w:vMerge w:val="restart"/>
            <w:tcMar>
              <w:left w:w="0.0" w:type="dxa"/>
              <w:right w:w="0.0" w:type="dxa"/>
            </w:tcM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ffffff"/>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133600" cy="3030392"/>
                  <wp:effectExtent b="0" l="0" r="0" t="0"/>
                  <wp:wrapSquare wrapText="bothSides" distB="0" distT="0" distL="114300" distR="114300"/>
                  <wp:docPr id="1612231618"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2133600" cy="3030392"/>
                          </a:xfrm>
                          <a:prstGeom prst="rect"/>
                          <a:ln/>
                        </pic:spPr>
                      </pic:pic>
                    </a:graphicData>
                  </a:graphic>
                </wp:anchor>
              </w:drawing>
            </w:r>
          </w:p>
        </w:tc>
        <w:tc>
          <w:tcPr>
            <w:shd w:fill="515360"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142" w:right="142" w:firstLine="0"/>
              <w:jc w:val="left"/>
              <w:rPr>
                <w:rFonts w:ascii="Gill Sans" w:cs="Gill Sans" w:eastAsia="Gill Sans" w:hAnsi="Gill Sans"/>
                <w:b w:val="1"/>
                <w:i w:val="0"/>
                <w:smallCaps w:val="0"/>
                <w:strike w:val="0"/>
                <w:color w:val="ffffff"/>
                <w:sz w:val="28"/>
                <w:szCs w:val="28"/>
                <w:u w:val="none"/>
                <w:shd w:fill="auto" w:val="clear"/>
                <w:vertAlign w:val="baseline"/>
              </w:rPr>
            </w:pPr>
            <w:r w:rsidDel="00000000" w:rsidR="00000000" w:rsidRPr="00000000">
              <w:rPr>
                <w:rFonts w:ascii="Georgia" w:cs="Georgia" w:eastAsia="Georgia" w:hAnsi="Georgia"/>
                <w:b w:val="0"/>
                <w:i w:val="0"/>
                <w:smallCaps w:val="0"/>
                <w:strike w:val="0"/>
                <w:color w:val="ffffff"/>
                <w:sz w:val="20"/>
                <w:szCs w:val="20"/>
                <w:u w:val="none"/>
                <w:shd w:fill="auto" w:val="clear"/>
                <w:vertAlign w:val="baseline"/>
                <w:rtl w:val="0"/>
              </w:rPr>
              <w:t xml:space="preserve">GRADE R MID-YEAR ASSESSMENT</w:t>
            </w:r>
            <w:r w:rsidDel="00000000" w:rsidR="00000000" w:rsidRPr="00000000">
              <w:rPr>
                <w:rtl w:val="0"/>
              </w:rPr>
            </w:r>
          </w:p>
          <w:p w:rsidR="00000000" w:rsidDel="00000000" w:rsidP="00000000" w:rsidRDefault="00000000" w:rsidRPr="00000000" w14:paraId="00000032">
            <w:pPr>
              <w:ind w:left="0" w:right="0" w:firstLine="0"/>
              <w:rPr/>
            </w:pPr>
            <w:r w:rsidDel="00000000" w:rsidR="00000000" w:rsidRPr="00000000">
              <w:rPr>
                <w:rtl w:val="0"/>
              </w:rPr>
              <w:t xml:space="preserve">If you need to know in which area of development your child is struggling, I can do a mid-year assessment (May) to help guide you in the right direction. It will cover all the aspects of his/her development </w:t>
            </w:r>
            <w:sdt>
              <w:sdtPr>
                <w:tag w:val="goog_rdk_16"/>
              </w:sdtPr>
              <w:sdtContent>
                <w:commentRangeStart w:id="9"/>
              </w:sdtContent>
            </w:sdt>
            <w:r w:rsidDel="00000000" w:rsidR="00000000" w:rsidRPr="00000000">
              <w:rPr>
                <w:rtl w:val="0"/>
              </w:rPr>
              <w:t xml:space="preserve">which </w:t>
            </w:r>
            <w:sdt>
              <w:sdtPr>
                <w:tag w:val="goog_rdk_17"/>
              </w:sdtPr>
              <w:sdtContent>
                <w:ins w:author="Jacky Haynes" w:id="5" w:date="2024-10-18T10:38:28Z">
                  <w:r w:rsidDel="00000000" w:rsidR="00000000" w:rsidRPr="00000000">
                    <w:rPr>
                      <w:rtl w:val="0"/>
                    </w:rPr>
                    <w:t xml:space="preserve">are:</w:t>
                  </w:r>
                </w:ins>
              </w:sdtContent>
            </w:sdt>
            <w:sdt>
              <w:sdtPr>
                <w:tag w:val="goog_rdk_18"/>
              </w:sdtPr>
              <w:sdtContent>
                <w:del w:author="Jacky Haynes" w:id="5" w:date="2024-10-18T10:38:28Z">
                  <w:r w:rsidDel="00000000" w:rsidR="00000000" w:rsidRPr="00000000">
                    <w:rPr>
                      <w:rtl w:val="0"/>
                    </w:rPr>
                    <w:delText xml:space="preserve">is</w:delText>
                  </w:r>
                </w:del>
              </w:sdtContent>
            </w:sdt>
            <w:commentRangeEnd w:id="9"/>
            <w:r w:rsidDel="00000000" w:rsidR="00000000" w:rsidRPr="00000000">
              <w:commentReference w:id="9"/>
            </w:r>
            <w:r w:rsidDel="00000000" w:rsidR="00000000" w:rsidRPr="00000000">
              <w:rPr>
                <w:rtl w:val="0"/>
              </w:rPr>
              <w:t xml:space="preserve"> emotional, social, physical</w:t>
            </w:r>
            <w:sdt>
              <w:sdtPr>
                <w:tag w:val="goog_rdk_19"/>
              </w:sdtPr>
              <w:sdtContent>
                <w:commentRangeStart w:id="10"/>
              </w:sdtContent>
            </w:sdt>
            <w:r w:rsidDel="00000000" w:rsidR="00000000" w:rsidRPr="00000000">
              <w:rPr>
                <w:rtl w:val="0"/>
              </w:rPr>
              <w:t xml:space="preserve"> </w:t>
            </w:r>
            <w:commentRangeEnd w:id="10"/>
            <w:r w:rsidDel="00000000" w:rsidR="00000000" w:rsidRPr="00000000">
              <w:commentReference w:id="10"/>
            </w:r>
            <w:r w:rsidDel="00000000" w:rsidR="00000000" w:rsidRPr="00000000">
              <w:rPr>
                <w:rtl w:val="0"/>
              </w:rPr>
              <w:t xml:space="preserve">and cognitive.</w:t>
            </w:r>
          </w:p>
          <w:p w:rsidR="00000000" w:rsidDel="00000000" w:rsidP="00000000" w:rsidRDefault="00000000" w:rsidRPr="00000000" w14:paraId="00000033">
            <w:pPr>
              <w:rPr/>
            </w:pPr>
            <w:r w:rsidDel="00000000" w:rsidR="00000000" w:rsidRPr="00000000">
              <w:rPr>
                <w:rtl w:val="0"/>
              </w:rPr>
              <w:t xml:space="preserve">You will receive a written report. </w:t>
            </w:r>
          </w:p>
        </w:tc>
        <w:tc>
          <w:tcPr>
            <w:gridSpan w:val="2"/>
            <w:tcMar>
              <w:left w:w="0.0" w:type="dxa"/>
              <w:right w:w="0.0" w:type="dxa"/>
            </w:tcM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2"/>
                <w:szCs w:val="22"/>
                <w:u w:val="none"/>
                <w:shd w:fill="auto" w:val="clear"/>
                <w:vertAlign w:val="baseline"/>
              </w:rPr>
            </w:pPr>
            <w:r w:rsidDel="00000000" w:rsidR="00000000" w:rsidRPr="00000000">
              <w:rPr>
                <w:rFonts w:ascii="Georgia" w:cs="Georgia" w:eastAsia="Georgia" w:hAnsi="Georgia"/>
                <w:b w:val="0"/>
                <w:i w:val="0"/>
                <w:smallCaps w:val="0"/>
                <w:strike w:val="0"/>
                <w:color w:val="ffffff"/>
                <w:sz w:val="22"/>
                <w:szCs w:val="22"/>
                <w:u w:val="none"/>
                <w:shd w:fill="auto" w:val="clear"/>
                <w:vertAlign w:val="baseline"/>
              </w:rPr>
              <w:drawing>
                <wp:inline distB="0" distT="0" distL="0" distR="0">
                  <wp:extent cx="3228565" cy="2357347"/>
                  <wp:effectExtent b="0" l="0" r="0" t="0"/>
                  <wp:docPr descr="Abacus. Arithmetic." id="1612231625" name="image4.jpg"/>
                  <a:graphic>
                    <a:graphicData uri="http://schemas.openxmlformats.org/drawingml/2006/picture">
                      <pic:pic>
                        <pic:nvPicPr>
                          <pic:cNvPr descr="Abacus. Arithmetic." id="0" name="image4.jpg"/>
                          <pic:cNvPicPr preferRelativeResize="0"/>
                        </pic:nvPicPr>
                        <pic:blipFill>
                          <a:blip r:embed="rId16"/>
                          <a:srcRect b="0" l="0" r="0" t="0"/>
                          <a:stretch>
                            <a:fillRect/>
                          </a:stretch>
                        </pic:blipFill>
                        <pic:spPr>
                          <a:xfrm>
                            <a:off x="0" y="0"/>
                            <a:ext cx="3228565" cy="2357347"/>
                          </a:xfrm>
                          <a:prstGeom prst="rect"/>
                          <a:ln/>
                        </pic:spPr>
                      </pic:pic>
                    </a:graphicData>
                  </a:graphic>
                </wp:inline>
              </w:drawing>
            </w:r>
            <w:r w:rsidDel="00000000" w:rsidR="00000000" w:rsidRPr="00000000">
              <w:rPr>
                <w:rtl w:val="0"/>
              </w:rPr>
            </w:r>
          </w:p>
        </w:tc>
        <w:tc>
          <w:tcPr>
            <w:shd w:fill="85c0fb" w:val="cle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142" w:right="142" w:firstLine="0"/>
              <w:jc w:val="center"/>
              <w:rPr>
                <w:rFonts w:ascii="Georgia" w:cs="Georgia" w:eastAsia="Georgia" w:hAnsi="Georgia"/>
                <w:b w:val="1"/>
                <w:i w:val="1"/>
                <w:smallCaps w:val="0"/>
                <w:strike w:val="0"/>
                <w:color w:val="ffffff"/>
                <w:sz w:val="24"/>
                <w:szCs w:val="24"/>
                <w:u w:val="none"/>
                <w:shd w:fill="auto" w:val="clear"/>
                <w:vertAlign w:val="baseline"/>
              </w:rPr>
            </w:pPr>
            <w:r w:rsidDel="00000000" w:rsidR="00000000" w:rsidRPr="00000000">
              <w:rPr>
                <w:rFonts w:ascii="Georgia" w:cs="Georgia" w:eastAsia="Georgia" w:hAnsi="Georgia"/>
                <w:b w:val="1"/>
                <w:i w:val="1"/>
                <w:smallCaps w:val="0"/>
                <w:strike w:val="0"/>
                <w:color w:val="ffffff"/>
                <w:sz w:val="24"/>
                <w:szCs w:val="24"/>
                <w:u w:val="none"/>
                <w:shd w:fill="auto" w:val="clear"/>
                <w:vertAlign w:val="baseline"/>
                <w:rtl w:val="0"/>
              </w:rPr>
              <w:t xml:space="preserve"> “To provide a safe and nurturing environment in which each learner can flourish. Furthermore, our mission is to educate the learners on their functional and instruction-level and not on their frustration level “</w:t>
            </w:r>
          </w:p>
        </w:tc>
      </w:tr>
      <w:tr>
        <w:trPr>
          <w:cantSplit w:val="0"/>
          <w:trHeight w:val="3096" w:hRule="atLeast"/>
          <w:tblHeader w:val="0"/>
        </w:trPr>
        <w:tc>
          <w:tcPr>
            <w:vMerge w:val="continue"/>
            <w:tcMar>
              <w:left w:w="0.0" w:type="dxa"/>
              <w:right w:w="0.0" w:type="dxa"/>
            </w:tcM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1"/>
                <w:i w:val="1"/>
                <w:smallCaps w:val="0"/>
                <w:strike w:val="0"/>
                <w:color w:val="ffffff"/>
                <w:sz w:val="24"/>
                <w:szCs w:val="24"/>
                <w:u w:val="none"/>
                <w:shd w:fill="auto" w:val="clear"/>
                <w:vertAlign w:val="baseline"/>
              </w:rPr>
            </w:pPr>
            <w:r w:rsidDel="00000000" w:rsidR="00000000" w:rsidRPr="00000000">
              <w:rPr>
                <w:rtl w:val="0"/>
              </w:rPr>
            </w:r>
          </w:p>
        </w:tc>
        <w:tc>
          <w:tcPr>
            <w:gridSpan w:val="2"/>
            <w:tcMar>
              <w:left w:w="0.0" w:type="dxa"/>
              <w:right w:w="0.0" w:type="dxa"/>
            </w:tcM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ffffff"/>
                <w:sz w:val="22"/>
                <w:szCs w:val="22"/>
                <w:u w:val="none"/>
                <w:shd w:fill="auto" w:val="clear"/>
                <w:vertAlign w:val="baseline"/>
              </w:rPr>
            </w:pPr>
            <w:r w:rsidDel="00000000" w:rsidR="00000000" w:rsidRPr="00000000">
              <w:rPr>
                <w:rFonts w:ascii="Georgia" w:cs="Georgia" w:eastAsia="Georgia" w:hAnsi="Georgia"/>
                <w:b w:val="0"/>
                <w:i w:val="0"/>
                <w:smallCaps w:val="0"/>
                <w:strike w:val="0"/>
                <w:color w:val="ffffff"/>
                <w:sz w:val="22"/>
                <w:szCs w:val="22"/>
                <w:u w:val="none"/>
                <w:shd w:fill="auto" w:val="clear"/>
                <w:vertAlign w:val="baseline"/>
              </w:rPr>
              <w:drawing>
                <wp:inline distB="0" distT="0" distL="0" distR="0">
                  <wp:extent cx="2189954" cy="2916680"/>
                  <wp:effectExtent b="0" l="0" r="0" t="0"/>
                  <wp:docPr id="1612231624"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rot="16200000">
                            <a:off x="0" y="0"/>
                            <a:ext cx="2189954" cy="2916680"/>
                          </a:xfrm>
                          <a:prstGeom prst="rect"/>
                          <a:ln/>
                        </pic:spPr>
                      </pic:pic>
                    </a:graphicData>
                  </a:graphic>
                </wp:inline>
              </w:drawing>
            </w:r>
            <w:r w:rsidDel="00000000" w:rsidR="00000000" w:rsidRPr="00000000">
              <w:rPr>
                <w:rtl w:val="0"/>
              </w:rPr>
            </w:r>
          </w:p>
        </w:tc>
        <w:tc>
          <w:tcPr>
            <w:shd w:fill="ff99ff"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142" w:right="142" w:firstLine="0"/>
              <w:jc w:val="left"/>
              <w:rPr>
                <w:rFonts w:ascii="Gill Sans" w:cs="Gill Sans" w:eastAsia="Gill Sans" w:hAnsi="Gill Sans"/>
                <w:b w:val="1"/>
                <w:i w:val="0"/>
                <w:smallCaps w:val="0"/>
                <w:strike w:val="0"/>
                <w:color w:val="ffffff"/>
                <w:sz w:val="24"/>
                <w:szCs w:val="24"/>
                <w:u w:val="none"/>
                <w:shd w:fill="auto" w:val="clear"/>
                <w:vertAlign w:val="baseline"/>
              </w:rPr>
            </w:pPr>
            <w:r w:rsidDel="00000000" w:rsidR="00000000" w:rsidRPr="00000000">
              <w:rPr>
                <w:rFonts w:ascii="Georgia" w:cs="Georgia" w:eastAsia="Georgia" w:hAnsi="Georgia"/>
                <w:b w:val="0"/>
                <w:i w:val="0"/>
                <w:smallCaps w:val="0"/>
                <w:strike w:val="0"/>
                <w:color w:val="ffffff"/>
                <w:sz w:val="24"/>
                <w:szCs w:val="24"/>
                <w:u w:val="none"/>
                <w:shd w:fill="auto" w:val="clear"/>
                <w:vertAlign w:val="baseline"/>
                <w:rtl w:val="0"/>
              </w:rPr>
              <w:t xml:space="preserve">Remedial</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From 4 years old to Matric.</w:t>
            </w:r>
          </w:p>
          <w:p w:rsidR="00000000" w:rsidDel="00000000" w:rsidP="00000000" w:rsidRDefault="00000000" w:rsidRPr="00000000" w14:paraId="0000003C">
            <w:pPr>
              <w:rPr/>
            </w:pPr>
            <w:sdt>
              <w:sdtPr>
                <w:tag w:val="goog_rdk_21"/>
              </w:sdtPr>
              <w:sdtContent>
                <w:ins w:author="Jacky Haynes" w:id="6" w:date="2024-10-18T10:38:47Z"/>
                <w:sdt>
                  <w:sdtPr>
                    <w:tag w:val="goog_rdk_22"/>
                  </w:sdtPr>
                  <w:sdtContent>
                    <w:commentRangeStart w:id="11"/>
                  </w:sdtContent>
                </w:sdt>
                <w:ins w:author="Jacky Haynes" w:id="6" w:date="2024-10-18T10:38:47Z">
                  <w:r w:rsidDel="00000000" w:rsidR="00000000" w:rsidRPr="00000000">
                    <w:rPr>
                      <w:rtl w:val="0"/>
                    </w:rPr>
                    <w:t xml:space="preserve">Anything I can add here???</w:t>
                  </w:r>
                </w:ins>
              </w:sdtContent>
            </w:sdt>
            <w:commentRangeEnd w:id="11"/>
            <w:r w:rsidDel="00000000" w:rsidR="00000000" w:rsidRPr="00000000">
              <w:commentReference w:id="11"/>
            </w:r>
            <w:r w:rsidDel="00000000" w:rsidR="00000000" w:rsidRPr="00000000">
              <w:rPr>
                <w:rtl w:val="0"/>
              </w:rPr>
            </w:r>
          </w:p>
        </w:tc>
        <w:tc>
          <w:tcPr>
            <w:tcMar>
              <w:left w:w="0.0" w:type="dxa"/>
              <w:right w:w="0.0" w:type="dxa"/>
            </w:tcM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ffffff"/>
                <w:sz w:val="22"/>
                <w:szCs w:val="22"/>
                <w:u w:val="none"/>
                <w:shd w:fill="auto" w:val="clear"/>
                <w:vertAlign w:val="baseline"/>
              </w:rPr>
            </w:pPr>
            <w:r w:rsidDel="00000000" w:rsidR="00000000" w:rsidRPr="00000000">
              <w:rPr>
                <w:rFonts w:ascii="Georgia" w:cs="Georgia" w:eastAsia="Georgia" w:hAnsi="Georgia"/>
                <w:b w:val="0"/>
                <w:i w:val="0"/>
                <w:smallCaps w:val="0"/>
                <w:strike w:val="0"/>
                <w:color w:val="ffffff"/>
                <w:sz w:val="22"/>
                <w:szCs w:val="22"/>
                <w:u w:val="none"/>
                <w:shd w:fill="auto" w:val="clear"/>
                <w:vertAlign w:val="baseline"/>
              </w:rPr>
              <w:drawing>
                <wp:inline distB="0" distT="0" distL="0" distR="0">
                  <wp:extent cx="2131955" cy="2333143"/>
                  <wp:effectExtent b="0" l="0" r="0" t="0"/>
                  <wp:docPr descr="Color pencils. School tools." id="1612231626" name="image5.jpg"/>
                  <a:graphic>
                    <a:graphicData uri="http://schemas.openxmlformats.org/drawingml/2006/picture">
                      <pic:pic>
                        <pic:nvPicPr>
                          <pic:cNvPr descr="Color pencils. School tools." id="0" name="image5.jpg"/>
                          <pic:cNvPicPr preferRelativeResize="0"/>
                        </pic:nvPicPr>
                        <pic:blipFill>
                          <a:blip r:embed="rId18"/>
                          <a:srcRect b="0" l="0" r="0" t="0"/>
                          <a:stretch>
                            <a:fillRect/>
                          </a:stretch>
                        </pic:blipFill>
                        <pic:spPr>
                          <a:xfrm>
                            <a:off x="0" y="0"/>
                            <a:ext cx="2131955" cy="233314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4"/>
          <w:szCs w:val="4"/>
          <w:u w:val="none"/>
          <w:shd w:fill="auto" w:val="clear"/>
          <w:vertAlign w:val="baseline"/>
        </w:rPr>
      </w:pPr>
      <w:r w:rsidDel="00000000" w:rsidR="00000000" w:rsidRPr="00000000">
        <w:rPr>
          <w:rtl w:val="0"/>
        </w:rPr>
      </w:r>
    </w:p>
    <w:sectPr>
      <w:pgSz w:h="12240" w:w="15840" w:orient="landscape"/>
      <w:pgMar w:bottom="360" w:top="360" w:left="360" w:right="360" w:header="288" w:footer="28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eith Haynes" w:id="10" w:date="2024-10-18T09:39:24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comma</w:t>
      </w:r>
    </w:p>
  </w:comment>
  <w:comment w:author="keith Haynes" w:id="1" w:date="2024-10-18T09:37:19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Lowercase</w:t>
      </w:r>
    </w:p>
  </w:comment>
  <w:comment w:author="Jacky Haynes" w:id="2" w:date="2024-10-18T10:35:56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keith Haynes" w:id="11" w:date="2024-10-18T12:49:57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specialized programs are designed to support children with tailored interventions that address their unique needs. By focusing on sensory integration, motor skills development, and individualized learning plans, we help children overcome these delays and thrive in their academic and social environments.</w:t>
      </w:r>
    </w:p>
  </w:comment>
  <w:comment w:author="keith Haynes" w:id="9" w:date="2024-10-18T09:39:12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are"</w:t>
      </w:r>
    </w:p>
  </w:comment>
  <w:comment w:author="keith Haynes" w:id="0" w:date="2024-10-18T09:37:07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Lowercase</w:t>
      </w:r>
    </w:p>
  </w:comment>
  <w:comment w:author="keith Haynes" w:id="3" w:date="2024-10-18T09:36:52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hyphenate</w:t>
      </w:r>
    </w:p>
  </w:comment>
  <w:comment w:author="keith Haynes" w:id="8" w:date="2024-10-18T09:38:27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w:t>
      </w:r>
    </w:p>
  </w:comment>
  <w:comment w:author="keith Haynes" w:id="5" w:date="2024-10-18T09:38:02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Collaboration</w:t>
      </w:r>
    </w:p>
  </w:comment>
  <w:comment w:author="Jacky Haynes" w:id="6" w:date="2024-10-18T10:37:39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lowercase?</w:t>
      </w:r>
    </w:p>
  </w:comment>
  <w:comment w:author="keith Haynes" w:id="7" w:date="2024-10-18T12:43:19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keith Haynes" w:id="4" w:date="2024-10-18T09:37:37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comma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F" w15:done="0"/>
  <w15:commentEx w15:paraId="00000040" w15:done="0"/>
  <w15:commentEx w15:paraId="00000041" w15:paraIdParent="00000040" w15:done="0"/>
  <w15:commentEx w15:paraId="00000042" w15:done="0"/>
  <w15:commentEx w15:paraId="00000043" w15:done="0"/>
  <w15:commentEx w15:paraId="00000044" w15:done="0"/>
  <w15:commentEx w15:paraId="00000045" w15:done="0"/>
  <w15:commentEx w15:paraId="00000046" w15:done="0"/>
  <w15:commentEx w15:paraId="00000047" w15:done="0"/>
  <w15:commentEx w15:paraId="00000048" w15:paraIdParent="00000047" w15:done="0"/>
  <w15:commentEx w15:paraId="00000049" w15:paraIdParent="00000047" w15:done="0"/>
  <w15:commentEx w15:paraId="0000004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Gill San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ffffff"/>
        <w:sz w:val="22"/>
        <w:szCs w:val="22"/>
        <w:lang w:val="en-US"/>
      </w:rPr>
    </w:rPrDefault>
    <w:pPrDefault>
      <w:pPr>
        <w:widowControl w:val="0"/>
        <w:ind w:left="144" w:right="144"/>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142" w:right="142" w:hanging="142"/>
      <w:jc w:val="left"/>
    </w:pPr>
    <w:rPr>
      <w:rFonts w:ascii="Gill Sans" w:cs="Gill Sans" w:eastAsia="Gill Sans" w:hAnsi="Gill Sans"/>
      <w:b w:val="1"/>
      <w:i w:val="0"/>
      <w:smallCaps w:val="0"/>
      <w:strike w:val="0"/>
      <w:color w:val="ffffff"/>
      <w:sz w:val="28"/>
      <w:szCs w:val="28"/>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142" w:hanging="142"/>
      <w:jc w:val="center"/>
    </w:pPr>
    <w:rPr>
      <w:rFonts w:ascii="Gill Sans" w:cs="Gill Sans" w:eastAsia="Gill Sans" w:hAnsi="Gill Sans"/>
      <w:b w:val="1"/>
      <w:i w:val="0"/>
      <w:smallCaps w:val="0"/>
      <w:strike w:val="0"/>
      <w:color w:val="ff99ff"/>
      <w:sz w:val="40"/>
      <w:szCs w:val="40"/>
      <w:u w:val="none"/>
      <w:shd w:fill="auto" w:val="clear"/>
      <w:vertAlign w:val="baseline"/>
    </w:rPr>
  </w:style>
  <w:style w:type="paragraph" w:styleId="Heading3">
    <w:name w:val="heading 3"/>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142" w:hanging="142"/>
      <w:jc w:val="center"/>
    </w:pPr>
    <w:rPr>
      <w:rFonts w:ascii="Gill Sans" w:cs="Gill Sans" w:eastAsia="Gill Sans" w:hAnsi="Gill Sans"/>
      <w:b w:val="1"/>
      <w:i w:val="0"/>
      <w:smallCaps w:val="0"/>
      <w:strike w:val="0"/>
      <w:color w:val="85c0fb"/>
      <w:sz w:val="40"/>
      <w:szCs w:val="40"/>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142" w:hanging="142"/>
      <w:jc w:val="center"/>
    </w:pPr>
    <w:rPr>
      <w:rFonts w:ascii="Georgia" w:cs="Georgia" w:eastAsia="Georgia" w:hAnsi="Georgia"/>
      <w:b w:val="1"/>
      <w:i w:val="0"/>
      <w:smallCaps w:val="0"/>
      <w:strike w:val="0"/>
      <w:color w:val="ffffff"/>
      <w:sz w:val="20"/>
      <w:szCs w:val="20"/>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120" w:lineRule="auto"/>
      <w:jc w:val="center"/>
    </w:pPr>
    <w:rPr>
      <w:rFonts w:ascii="Gill Sans" w:cs="Gill Sans" w:eastAsia="Gill Sans" w:hAnsi="Gill Sans"/>
      <w:smallCaps w:val="1"/>
      <w:color w:val="ff99ff"/>
      <w:sz w:val="60"/>
      <w:szCs w:val="60"/>
    </w:rPr>
  </w:style>
  <w:style w:type="paragraph" w:styleId="Normal" w:default="1">
    <w:name w:val="Normal"/>
    <w:uiPriority w:val="1"/>
    <w:rsid w:val="00A717BE"/>
    <w:pPr>
      <w:ind w:left="144" w:right="144"/>
    </w:pPr>
    <w:rPr>
      <w:rFonts w:cs="Georgia" w:eastAsia="Georgia"/>
      <w:color w:val="ffffff" w:themeColor="background1"/>
      <w:lang w:bidi="en-US"/>
    </w:rPr>
  </w:style>
  <w:style w:type="paragraph" w:styleId="Heading1">
    <w:name w:val="heading 1"/>
    <w:basedOn w:val="BodyText"/>
    <w:next w:val="Normal"/>
    <w:link w:val="Heading1Char"/>
    <w:uiPriority w:val="9"/>
    <w:qFormat w:val="1"/>
    <w:rsid w:val="006344BD"/>
    <w:pPr>
      <w:framePr w:lines="0" w:hSpace="180" w:wrap="around" w:hAnchor="page" w:vAnchor="text" w:x="352" w:y="84"/>
      <w:spacing w:after="120" w:before="120"/>
      <w:outlineLvl w:val="0"/>
    </w:pPr>
    <w:rPr>
      <w:rFonts w:asciiTheme="majorHAnsi" w:hAnsiTheme="majorHAnsi"/>
      <w:b w:val="1"/>
      <w:color w:val="ffffff"/>
      <w:sz w:val="28"/>
    </w:rPr>
  </w:style>
  <w:style w:type="paragraph" w:styleId="Heading2">
    <w:name w:val="heading 2"/>
    <w:basedOn w:val="BodyText"/>
    <w:next w:val="Normal"/>
    <w:link w:val="Heading2Char"/>
    <w:uiPriority w:val="9"/>
    <w:unhideWhenUsed w:val="1"/>
    <w:qFormat w:val="1"/>
    <w:rsid w:val="00A70CF5"/>
    <w:pPr>
      <w:framePr w:lines="0" w:hSpace="180" w:wrap="around" w:hAnchor="page" w:vAnchor="text" w:x="352" w:y="84"/>
      <w:jc w:val="center"/>
      <w:outlineLvl w:val="1"/>
    </w:pPr>
    <w:rPr>
      <w:rFonts w:asciiTheme="majorHAnsi" w:hAnsiTheme="majorHAnsi"/>
      <w:b w:val="1"/>
      <w:color w:val="ff99ff" w:themeColor="accent1"/>
      <w:sz w:val="40"/>
    </w:rPr>
  </w:style>
  <w:style w:type="paragraph" w:styleId="Heading3">
    <w:name w:val="heading 3"/>
    <w:basedOn w:val="BodyText"/>
    <w:next w:val="Normal"/>
    <w:link w:val="Heading3Char"/>
    <w:uiPriority w:val="9"/>
    <w:unhideWhenUsed w:val="1"/>
    <w:qFormat w:val="1"/>
    <w:rsid w:val="00A70CF5"/>
    <w:pPr>
      <w:framePr w:lines="0" w:hSpace="180" w:wrap="around" w:hAnchor="page" w:vAnchor="text" w:x="352" w:y="84"/>
      <w:jc w:val="center"/>
      <w:outlineLvl w:val="2"/>
    </w:pPr>
    <w:rPr>
      <w:rFonts w:asciiTheme="majorHAnsi" w:hAnsiTheme="majorHAnsi"/>
      <w:b w:val="1"/>
      <w:color w:val="85c0fb" w:themeColor="accent2"/>
      <w:sz w:val="40"/>
    </w:rPr>
  </w:style>
  <w:style w:type="paragraph" w:styleId="Heading4">
    <w:name w:val="heading 4"/>
    <w:basedOn w:val="BodyText"/>
    <w:next w:val="Normal"/>
    <w:link w:val="Heading4Char"/>
    <w:uiPriority w:val="9"/>
    <w:semiHidden w:val="1"/>
    <w:qFormat w:val="1"/>
    <w:rsid w:val="00EC2AD1"/>
    <w:pPr>
      <w:framePr w:lines="0" w:hSpace="180" w:wrap="around" w:hAnchor="page" w:vAnchor="text" w:x="352" w:y="84"/>
      <w:jc w:val="center"/>
      <w:outlineLvl w:val="3"/>
    </w:pPr>
    <w:rPr>
      <w:rFonts w:asciiTheme="minorHAnsi" w:hAnsiTheme="minorHAnsi"/>
      <w:b w:val="1"/>
      <w:color w:val="ffffff"/>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semiHidden w:val="1"/>
    <w:rsid w:val="00A70CF5"/>
    <w:pPr>
      <w:numPr>
        <w:numId w:val="13"/>
      </w:numPr>
      <w:spacing w:after="120" w:before="120"/>
      <w:ind w:left="499" w:right="142" w:hanging="357"/>
      <w:jc w:val="center"/>
    </w:pPr>
    <w:rPr>
      <w:color w:val="ffffff"/>
      <w:sz w:val="20"/>
    </w:rPr>
  </w:style>
  <w:style w:type="paragraph" w:styleId="Header">
    <w:name w:val="header"/>
    <w:basedOn w:val="Normal"/>
    <w:link w:val="HeaderChar"/>
    <w:uiPriority w:val="99"/>
    <w:semiHidden w:val="1"/>
    <w:rsid w:val="00DF19EB"/>
    <w:pPr>
      <w:tabs>
        <w:tab w:val="center" w:pos="4680"/>
        <w:tab w:val="right" w:pos="9360"/>
      </w:tabs>
    </w:pPr>
  </w:style>
  <w:style w:type="character" w:styleId="HeaderChar" w:customStyle="1">
    <w:name w:val="Header Char"/>
    <w:basedOn w:val="DefaultParagraphFont"/>
    <w:link w:val="Header"/>
    <w:uiPriority w:val="99"/>
    <w:semiHidden w:val="1"/>
    <w:rsid w:val="003758E8"/>
    <w:rPr>
      <w:rFonts w:ascii="Georgia" w:cs="Georgia" w:eastAsia="Georgia" w:hAnsi="Georgia"/>
      <w:lang w:bidi="en-US"/>
    </w:rPr>
  </w:style>
  <w:style w:type="paragraph" w:styleId="Footer">
    <w:name w:val="footer"/>
    <w:basedOn w:val="Normal"/>
    <w:link w:val="FooterChar"/>
    <w:uiPriority w:val="99"/>
    <w:semiHidden w:val="1"/>
    <w:rsid w:val="00DF19EB"/>
    <w:pPr>
      <w:tabs>
        <w:tab w:val="center" w:pos="4680"/>
        <w:tab w:val="right" w:pos="9360"/>
      </w:tabs>
    </w:pPr>
  </w:style>
  <w:style w:type="character" w:styleId="FooterChar" w:customStyle="1">
    <w:name w:val="Footer Char"/>
    <w:basedOn w:val="DefaultParagraphFont"/>
    <w:link w:val="Footer"/>
    <w:uiPriority w:val="99"/>
    <w:semiHidden w:val="1"/>
    <w:rsid w:val="003758E8"/>
    <w:rPr>
      <w:rFonts w:ascii="Georgia" w:cs="Georgia" w:eastAsia="Georgia" w:hAnsi="Georgia"/>
      <w:lang w:bidi="en-US"/>
    </w:rPr>
  </w:style>
  <w:style w:type="paragraph" w:styleId="Title">
    <w:name w:val="Title"/>
    <w:basedOn w:val="Normal"/>
    <w:next w:val="Normal"/>
    <w:link w:val="TitleChar"/>
    <w:uiPriority w:val="10"/>
    <w:qFormat w:val="1"/>
    <w:rsid w:val="002E2CEA"/>
    <w:pPr>
      <w:framePr w:lines="0" w:hSpace="180" w:wrap="around" w:hAnchor="page" w:vAnchor="text" w:x="352" w:y="84"/>
      <w:spacing w:before="120"/>
      <w:jc w:val="center"/>
    </w:pPr>
    <w:rPr>
      <w:rFonts w:asciiTheme="majorHAnsi" w:hAnsiTheme="majorHAnsi"/>
      <w:caps w:val="1"/>
      <w:color w:val="ff99ff" w:themeColor="accent1"/>
      <w:sz w:val="60"/>
    </w:rPr>
  </w:style>
  <w:style w:type="character" w:styleId="TitleChar" w:customStyle="1">
    <w:name w:val="Title Char"/>
    <w:basedOn w:val="DefaultParagraphFont"/>
    <w:link w:val="Title"/>
    <w:uiPriority w:val="10"/>
    <w:rsid w:val="002E2CEA"/>
    <w:rPr>
      <w:rFonts w:cs="Georgia" w:eastAsia="Georgia" w:asciiTheme="majorHAnsi" w:hAnsiTheme="majorHAnsi"/>
      <w:caps w:val="1"/>
      <w:color w:val="ff99ff" w:themeColor="accent1"/>
      <w:sz w:val="60"/>
      <w:lang w:bidi="en-US"/>
    </w:rPr>
  </w:style>
  <w:style w:type="paragraph" w:styleId="Subtitle">
    <w:name w:val="Subtitle"/>
    <w:basedOn w:val="Normal"/>
    <w:next w:val="Normal"/>
    <w:link w:val="SubtitleChar"/>
    <w:uiPriority w:val="11"/>
    <w:qFormat w:val="1"/>
    <w:rsid w:val="00A70CF5"/>
    <w:pPr>
      <w:framePr w:lines="0" w:hSpace="180" w:wrap="around" w:hAnchor="page" w:vAnchor="text" w:x="352" w:y="84"/>
      <w:spacing w:after="120" w:before="120"/>
      <w:jc w:val="center"/>
    </w:pPr>
    <w:rPr>
      <w:rFonts w:asciiTheme="majorHAnsi" w:hAnsiTheme="majorHAnsi"/>
      <w:color w:val="85c0fb" w:themeColor="accent2"/>
      <w:sz w:val="40"/>
    </w:rPr>
  </w:style>
  <w:style w:type="paragraph" w:styleId="BodyText">
    <w:name w:val="Body Text"/>
    <w:link w:val="BodyTextChar"/>
    <w:uiPriority w:val="99"/>
    <w:semiHidden w:val="1"/>
    <w:rsid w:val="009C2E85"/>
    <w:pPr>
      <w:ind w:left="142" w:right="142"/>
    </w:pPr>
    <w:rPr>
      <w:rFonts w:ascii="Georgia" w:cs="Georgia" w:eastAsia="Georgia" w:hAnsi="Georgia"/>
      <w:color w:val="ffffff" w:themeColor="background1"/>
      <w:sz w:val="20"/>
      <w:lang w:bidi="en-US"/>
    </w:rPr>
  </w:style>
  <w:style w:type="character" w:styleId="BodyTextChar" w:customStyle="1">
    <w:name w:val="Body Text Char"/>
    <w:basedOn w:val="DefaultParagraphFont"/>
    <w:link w:val="BodyText"/>
    <w:uiPriority w:val="99"/>
    <w:semiHidden w:val="1"/>
    <w:rsid w:val="00A717BE"/>
    <w:rPr>
      <w:rFonts w:ascii="Georgia" w:cs="Georgia" w:eastAsia="Georgia" w:hAnsi="Georgia"/>
      <w:color w:val="ffffff" w:themeColor="background1"/>
      <w:sz w:val="20"/>
      <w:lang w:bidi="en-US"/>
    </w:rPr>
  </w:style>
  <w:style w:type="character" w:styleId="SubtitleChar" w:customStyle="1">
    <w:name w:val="Subtitle Char"/>
    <w:basedOn w:val="DefaultParagraphFont"/>
    <w:link w:val="Subtitle"/>
    <w:uiPriority w:val="11"/>
    <w:rsid w:val="002E2CEA"/>
    <w:rPr>
      <w:rFonts w:cs="Georgia" w:eastAsia="Georgia" w:asciiTheme="majorHAnsi" w:hAnsiTheme="majorHAnsi"/>
      <w:color w:val="85c0fb" w:themeColor="accent2"/>
      <w:sz w:val="40"/>
      <w:lang w:bidi="en-US"/>
    </w:rPr>
  </w:style>
  <w:style w:type="character" w:styleId="Heading1Char" w:customStyle="1">
    <w:name w:val="Heading 1 Char"/>
    <w:basedOn w:val="DefaultParagraphFont"/>
    <w:link w:val="Heading1"/>
    <w:uiPriority w:val="9"/>
    <w:rsid w:val="006344BD"/>
    <w:rPr>
      <w:rFonts w:cs="Georgia" w:eastAsia="Georgia" w:asciiTheme="majorHAnsi" w:hAnsiTheme="majorHAnsi"/>
      <w:b w:val="1"/>
      <w:color w:val="ffffff"/>
      <w:sz w:val="28"/>
      <w:lang w:bidi="en-US"/>
    </w:rPr>
  </w:style>
  <w:style w:type="paragraph" w:styleId="NoSpacing">
    <w:name w:val="No Spacing"/>
    <w:uiPriority w:val="1"/>
    <w:semiHidden w:val="1"/>
    <w:rsid w:val="003758E8"/>
    <w:rPr>
      <w:rFonts w:ascii="Georgia" w:cs="Georgia" w:eastAsia="Georgia" w:hAnsi="Georgia"/>
      <w:lang w:bidi="en-US"/>
    </w:rPr>
  </w:style>
  <w:style w:type="paragraph" w:styleId="QuoteAlt" w:customStyle="1">
    <w:name w:val="Quote Alt"/>
    <w:basedOn w:val="IntenseQuote"/>
    <w:uiPriority w:val="1"/>
    <w:rsid w:val="003758E8"/>
    <w:pPr>
      <w:framePr w:lines="0" w:hSpace="0" w:wrap="auto" w:hAnchor="text" w:vAnchor="margin" w:xAlign="left" w:yAlign="inline"/>
    </w:pPr>
  </w:style>
  <w:style w:type="paragraph" w:styleId="Image" w:customStyle="1">
    <w:name w:val="Image"/>
    <w:basedOn w:val="Normal"/>
    <w:uiPriority w:val="1"/>
    <w:rsid w:val="006344BD"/>
    <w:pPr>
      <w:ind w:left="0" w:right="0"/>
    </w:pPr>
    <w:rPr>
      <w:noProof w:val="1"/>
      <w:lang w:bidi="ar-SA"/>
    </w:rPr>
  </w:style>
  <w:style w:type="paragraph" w:styleId="Heading1Alt" w:customStyle="1">
    <w:name w:val="Heading 1 Alt"/>
    <w:basedOn w:val="Heading1"/>
    <w:uiPriority w:val="1"/>
    <w:qFormat w:val="1"/>
    <w:rsid w:val="00A93238"/>
    <w:pPr>
      <w:framePr w:lines="0" w:wrap="around"/>
    </w:pPr>
    <w:rPr>
      <w:color w:val="ffc000" w:themeColor="accent3"/>
    </w:rPr>
  </w:style>
  <w:style w:type="character" w:styleId="Heading2Char" w:customStyle="1">
    <w:name w:val="Heading 2 Char"/>
    <w:basedOn w:val="DefaultParagraphFont"/>
    <w:link w:val="Heading2"/>
    <w:uiPriority w:val="9"/>
    <w:rsid w:val="00A70CF5"/>
    <w:rPr>
      <w:rFonts w:cs="Georgia" w:eastAsia="Georgia" w:asciiTheme="majorHAnsi" w:hAnsiTheme="majorHAnsi"/>
      <w:b w:val="1"/>
      <w:color w:val="ff99ff" w:themeColor="accent1"/>
      <w:sz w:val="40"/>
      <w:lang w:bidi="en-US"/>
    </w:rPr>
  </w:style>
  <w:style w:type="character" w:styleId="Heading3Char" w:customStyle="1">
    <w:name w:val="Heading 3 Char"/>
    <w:basedOn w:val="DefaultParagraphFont"/>
    <w:link w:val="Heading3"/>
    <w:uiPriority w:val="9"/>
    <w:rsid w:val="00A70CF5"/>
    <w:rPr>
      <w:rFonts w:cs="Georgia" w:eastAsia="Georgia" w:asciiTheme="majorHAnsi" w:hAnsiTheme="majorHAnsi"/>
      <w:b w:val="1"/>
      <w:color w:val="85c0fb" w:themeColor="accent2"/>
      <w:sz w:val="40"/>
      <w:lang w:bidi="en-US"/>
    </w:rPr>
  </w:style>
  <w:style w:type="character" w:styleId="Heading4Char" w:customStyle="1">
    <w:name w:val="Heading 4 Char"/>
    <w:basedOn w:val="DefaultParagraphFont"/>
    <w:link w:val="Heading4"/>
    <w:uiPriority w:val="9"/>
    <w:semiHidden w:val="1"/>
    <w:rsid w:val="00A717BE"/>
    <w:rPr>
      <w:rFonts w:cs="Georgia" w:eastAsia="Georgia"/>
      <w:b w:val="1"/>
      <w:color w:val="ffffff"/>
      <w:sz w:val="20"/>
      <w:lang w:bidi="en-US"/>
    </w:rPr>
  </w:style>
  <w:style w:type="paragraph" w:styleId="Italic" w:customStyle="1">
    <w:name w:val="Italic"/>
    <w:basedOn w:val="BodyText"/>
    <w:uiPriority w:val="1"/>
    <w:semiHidden w:val="1"/>
    <w:rsid w:val="00A70CF5"/>
    <w:pPr>
      <w:spacing w:after="240" w:before="240"/>
    </w:pPr>
    <w:rPr>
      <w:i w:val="1"/>
      <w:color w:val="515360" w:themeColor="text2"/>
    </w:rPr>
  </w:style>
  <w:style w:type="paragraph" w:styleId="Quote">
    <w:name w:val="Quote"/>
    <w:basedOn w:val="BodyText"/>
    <w:next w:val="Normal"/>
    <w:link w:val="QuoteChar"/>
    <w:uiPriority w:val="29"/>
    <w:qFormat w:val="1"/>
    <w:rsid w:val="00281E3F"/>
    <w:pPr>
      <w:spacing w:after="120" w:before="120"/>
      <w:jc w:val="center"/>
    </w:pPr>
    <w:rPr>
      <w:rFonts w:asciiTheme="minorHAnsi" w:hAnsiTheme="minorHAnsi"/>
      <w:b w:val="1"/>
      <w:i w:val="1"/>
      <w:color w:val="ffffff"/>
      <w:sz w:val="28"/>
    </w:rPr>
  </w:style>
  <w:style w:type="character" w:styleId="QuoteChar" w:customStyle="1">
    <w:name w:val="Quote Char"/>
    <w:basedOn w:val="DefaultParagraphFont"/>
    <w:link w:val="Quote"/>
    <w:uiPriority w:val="29"/>
    <w:rsid w:val="00281E3F"/>
    <w:rPr>
      <w:rFonts w:cs="Georgia" w:eastAsia="Georgia"/>
      <w:b w:val="1"/>
      <w:i w:val="1"/>
      <w:color w:val="ffffff"/>
      <w:sz w:val="28"/>
      <w:lang w:bidi="en-US"/>
    </w:rPr>
  </w:style>
  <w:style w:type="paragraph" w:styleId="IntenseQuote">
    <w:name w:val="Intense Quote"/>
    <w:basedOn w:val="Normal"/>
    <w:next w:val="Normal"/>
    <w:link w:val="IntenseQuoteChar"/>
    <w:uiPriority w:val="30"/>
    <w:semiHidden w:val="1"/>
    <w:rsid w:val="00A70CF5"/>
    <w:pPr>
      <w:framePr w:lines="0" w:hSpace="180" w:wrap="around" w:hAnchor="page" w:vAnchor="text" w:x="352" w:y="84"/>
      <w:spacing w:line="254" w:lineRule="auto"/>
      <w:ind w:left="426" w:right="403"/>
      <w:jc w:val="center"/>
    </w:pPr>
    <w:rPr>
      <w:i w:val="1"/>
      <w:color w:val="515360" w:themeColor="text2"/>
      <w:sz w:val="26"/>
    </w:rPr>
  </w:style>
  <w:style w:type="character" w:styleId="IntenseQuoteChar" w:customStyle="1">
    <w:name w:val="Intense Quote Char"/>
    <w:basedOn w:val="DefaultParagraphFont"/>
    <w:link w:val="IntenseQuote"/>
    <w:uiPriority w:val="30"/>
    <w:semiHidden w:val="1"/>
    <w:rsid w:val="003758E8"/>
    <w:rPr>
      <w:rFonts w:ascii="Georgia" w:cs="Georgia" w:eastAsia="Georgia" w:hAnsi="Georgia"/>
      <w:i w:val="1"/>
      <w:color w:val="515360" w:themeColor="text2"/>
      <w:sz w:val="26"/>
      <w:lang w:bidi="en-US"/>
    </w:rPr>
  </w:style>
  <w:style w:type="character" w:styleId="PlaceholderText">
    <w:name w:val="Placeholder Text"/>
    <w:basedOn w:val="DefaultParagraphFont"/>
    <w:uiPriority w:val="99"/>
    <w:semiHidden w:val="1"/>
    <w:rsid w:val="002E2CEA"/>
    <w:rPr>
      <w:color w:val="808080"/>
    </w:rPr>
  </w:style>
  <w:style w:type="paragraph" w:styleId="ContactInfo" w:customStyle="1">
    <w:name w:val="Contact Info"/>
    <w:basedOn w:val="Normal"/>
    <w:uiPriority w:val="1"/>
    <w:rsid w:val="002E2CEA"/>
    <w:pPr>
      <w:jc w:val="center"/>
    </w:pPr>
  </w:style>
  <w:style w:type="paragraph" w:styleId="NormalAlt" w:customStyle="1">
    <w:name w:val="Normal Alt"/>
    <w:basedOn w:val="Normal"/>
    <w:uiPriority w:val="1"/>
    <w:rsid w:val="006344BD"/>
    <w:rPr>
      <w:color w:val="auto"/>
    </w:rPr>
  </w:style>
  <w:style w:type="paragraph" w:styleId="ListBullet">
    <w:name w:val="List Bullet"/>
    <w:basedOn w:val="ListParagraph"/>
    <w:uiPriority w:val="99"/>
    <w:rsid w:val="00A93238"/>
    <w:pPr>
      <w:numPr>
        <w:numId w:val="17"/>
      </w:numPr>
      <w:ind w:left="763" w:right="144"/>
      <w:jc w:val="left"/>
    </w:pPr>
    <w:rPr>
      <w:color w:val="ffc000" w:themeColor="accent3"/>
    </w:rPr>
  </w:style>
  <w:style w:type="paragraph" w:styleId="Subtitle">
    <w:name w:val="Subtitle"/>
    <w:basedOn w:val="Normal"/>
    <w:next w:val="Normal"/>
    <w:pPr>
      <w:spacing w:after="120" w:before="120" w:lineRule="auto"/>
      <w:jc w:val="center"/>
    </w:pPr>
    <w:rPr>
      <w:rFonts w:ascii="Gill Sans" w:cs="Gill Sans" w:eastAsia="Gill Sans" w:hAnsi="Gill Sans"/>
      <w:color w:val="85c0fb"/>
      <w:sz w:val="40"/>
      <w:szCs w:val="4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9.jpg"/><Relationship Id="rId13" Type="http://schemas.openxmlformats.org/officeDocument/2006/relationships/image" Target="media/image7.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5" Type="http://schemas.openxmlformats.org/officeDocument/2006/relationships/image" Target="media/image6.jpg"/><Relationship Id="rId14" Type="http://schemas.openxmlformats.org/officeDocument/2006/relationships/image" Target="media/image8.jpg"/><Relationship Id="rId17" Type="http://schemas.openxmlformats.org/officeDocument/2006/relationships/image" Target="media/image2.jpg"/><Relationship Id="rId16" Type="http://schemas.openxmlformats.org/officeDocument/2006/relationships/image" Target="media/image4.jp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image" Target="media/image5.jp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GillSans-regular.ttf"/><Relationship Id="rId2" Type="http://schemas.openxmlformats.org/officeDocument/2006/relationships/font" Target="fonts/GillSans-bold.ttf"/></Relationships>
</file>

<file path=word/theme/theme1.xml><?xml version="1.0" encoding="utf-8"?>
<a:theme xmlns:a="http://schemas.openxmlformats.org/drawingml/2006/main" name="SchoolBrochure">
  <a:themeElements>
    <a:clrScheme name="Custom 1">
      <a:dk1>
        <a:srgbClr val="000000"/>
      </a:dk1>
      <a:lt1>
        <a:srgbClr val="FFFFFF"/>
      </a:lt1>
      <a:dk2>
        <a:srgbClr val="515360"/>
      </a:dk2>
      <a:lt2>
        <a:srgbClr val="A6ABBC"/>
      </a:lt2>
      <a:accent1>
        <a:srgbClr val="FF99FF"/>
      </a:accent1>
      <a:accent2>
        <a:srgbClr val="85C0FB"/>
      </a:accent2>
      <a:accent3>
        <a:srgbClr val="FFC000"/>
      </a:accent3>
      <a:accent4>
        <a:srgbClr val="FFC000"/>
      </a:accent4>
      <a:accent5>
        <a:srgbClr val="605104"/>
      </a:accent5>
      <a:accent6>
        <a:srgbClr val="20B6BD"/>
      </a:accent6>
      <a:hlink>
        <a:srgbClr val="85C0FB"/>
      </a:hlink>
      <a:folHlink>
        <a:srgbClr val="FFFFFF"/>
      </a:folHlink>
    </a:clrScheme>
    <a:fontScheme name="Custom 18">
      <a:majorFont>
        <a:latin typeface="Gill Sans MT"/>
        <a:ea typeface=""/>
        <a:cs typeface=""/>
      </a:majorFont>
      <a:minorFont>
        <a:latin typeface="Georg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choolBrochure" id="{0EBEF70A-0B6A-124D-BA55-1ACB303E4008}" vid="{56DA12B9-AFF3-254E-89CB-B4BFD3C7155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rxcMr++ILwljYqhTDsOa5EaOUw==">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2024-10-16T13:38:00Z</dcterms:created>
  <dc:creator>Jacky Haynes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